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0F74" w14:textId="1FA363D3" w:rsidR="008400BA" w:rsidRPr="00D27A98" w:rsidRDefault="007F02D2" w:rsidP="008400BA">
      <w:pPr>
        <w:spacing w:before="60" w:after="60" w:line="288" w:lineRule="auto"/>
        <w:jc w:val="center"/>
        <w:rPr>
          <w:rFonts w:ascii="Times New Roman" w:hAnsi="Times New Roman"/>
          <w:b/>
          <w:noProof/>
          <w:sz w:val="26"/>
          <w:szCs w:val="26"/>
          <w:lang w:val="vi-VN"/>
        </w:rPr>
      </w:pPr>
      <w:r w:rsidRPr="00D27A98">
        <w:rPr>
          <w:rFonts w:ascii="Times New Roman" w:hAnsi="Times New Roman"/>
          <w:b/>
          <w:noProof/>
          <w:sz w:val="26"/>
          <w:szCs w:val="26"/>
          <w:lang w:val="vi-VN"/>
          <w:rPrChange w:id="0" w:author="Quang Minh Le" w:date="2026-01-15T23:19:00Z" w16du:dateUtc="2026-01-15T16:19:00Z">
            <w:rPr>
              <w:rFonts w:ascii="Times New Roman" w:hAnsi="Times New Roman"/>
              <w:b/>
              <w:noProof/>
              <w:sz w:val="26"/>
              <w:szCs w:val="26"/>
            </w:rPr>
          </w:rPrChange>
        </w:rPr>
        <w:t xml:space="preserve"> </w:t>
      </w:r>
      <w:r w:rsidR="008400BA" w:rsidRPr="00D27A98">
        <w:rPr>
          <w:rFonts w:ascii="Times New Roman" w:hAnsi="Times New Roman"/>
          <w:b/>
          <w:noProof/>
          <w:sz w:val="26"/>
          <w:szCs w:val="26"/>
          <w:lang w:val="vi-VN"/>
          <w:rPrChange w:id="1" w:author="Quang Minh Le" w:date="2026-01-15T23:19:00Z" w16du:dateUtc="2026-01-15T16:19:00Z">
            <w:rPr>
              <w:rFonts w:ascii="Times New Roman" w:hAnsi="Times New Roman"/>
              <w:b/>
              <w:noProof/>
              <w:sz w:val="26"/>
              <w:szCs w:val="26"/>
            </w:rPr>
          </w:rPrChange>
        </w:rPr>
        <w:t xml:space="preserve">TRƯỜNG ĐẠI HỌC </w:t>
      </w:r>
      <w:r w:rsidR="005F115D" w:rsidRPr="00D27A98">
        <w:rPr>
          <w:rFonts w:ascii="Times New Roman" w:hAnsi="Times New Roman"/>
          <w:b/>
          <w:noProof/>
          <w:sz w:val="26"/>
          <w:szCs w:val="26"/>
          <w:lang w:val="vi-VN"/>
          <w:rPrChange w:id="2" w:author="Quang Minh Le" w:date="2026-01-15T23:19:00Z" w16du:dateUtc="2026-01-15T16:19:00Z">
            <w:rPr>
              <w:rFonts w:ascii="Times New Roman" w:hAnsi="Times New Roman"/>
              <w:b/>
              <w:noProof/>
              <w:sz w:val="26"/>
              <w:szCs w:val="26"/>
            </w:rPr>
          </w:rPrChange>
        </w:rPr>
        <w:t>VIỆT</w:t>
      </w:r>
      <w:r w:rsidR="005F115D" w:rsidRPr="00D27A98">
        <w:rPr>
          <w:rFonts w:ascii="Times New Roman" w:hAnsi="Times New Roman"/>
          <w:b/>
          <w:noProof/>
          <w:sz w:val="26"/>
          <w:szCs w:val="26"/>
          <w:lang w:val="vi-VN"/>
        </w:rPr>
        <w:t xml:space="preserve"> NHẬT</w:t>
      </w:r>
    </w:p>
    <w:p w14:paraId="3A9B80C0" w14:textId="74070A22" w:rsidR="00CB34A4" w:rsidRPr="00D27A98" w:rsidRDefault="008400BA" w:rsidP="008400BA">
      <w:pPr>
        <w:jc w:val="center"/>
        <w:rPr>
          <w:rFonts w:ascii="Times New Roman" w:hAnsi="Times New Roman"/>
          <w:b/>
          <w:sz w:val="32"/>
          <w:lang w:val="vi-VN"/>
        </w:rPr>
      </w:pPr>
      <w:r w:rsidRPr="00D27A98">
        <w:rPr>
          <w:rFonts w:ascii="Times New Roman" w:hAnsi="Times New Roman"/>
          <w:b/>
          <w:noProof/>
          <w:sz w:val="26"/>
          <w:szCs w:val="26"/>
          <w:lang w:val="vi-VN"/>
        </w:rPr>
        <w:t xml:space="preserve">KHOA </w:t>
      </w:r>
      <w:r w:rsidR="005F115D" w:rsidRPr="00D27A98">
        <w:rPr>
          <w:rFonts w:ascii="Times New Roman" w:hAnsi="Times New Roman"/>
          <w:b/>
          <w:noProof/>
          <w:sz w:val="26"/>
          <w:szCs w:val="26"/>
          <w:lang w:val="vi-VN"/>
        </w:rPr>
        <w:t>KHOA HỌC &amp; MÁY TÍNH</w:t>
      </w:r>
    </w:p>
    <w:p w14:paraId="7AA714A6" w14:textId="77777777" w:rsidR="00CB34A4" w:rsidRPr="00D27A98" w:rsidRDefault="00CB34A4" w:rsidP="00CB34A4">
      <w:pPr>
        <w:jc w:val="center"/>
        <w:rPr>
          <w:rFonts w:ascii="Times New Roman" w:hAnsi="Times New Roman"/>
          <w:b/>
          <w:lang w:val="vi-VN"/>
        </w:rPr>
      </w:pPr>
    </w:p>
    <w:p w14:paraId="76D01F69" w14:textId="55D41430" w:rsidR="00CB34A4" w:rsidRPr="00D27A98" w:rsidRDefault="00282DB6" w:rsidP="00CB34A4">
      <w:pPr>
        <w:jc w:val="center"/>
        <w:rPr>
          <w:rFonts w:ascii="Times New Roman" w:hAnsi="Times New Roman"/>
          <w:b/>
          <w:sz w:val="32"/>
          <w:lang w:val="vi-VN"/>
          <w:rPrChange w:id="3" w:author="Quang Minh Le" w:date="2026-01-15T23:19:00Z" w16du:dateUtc="2026-01-15T16:19:00Z">
            <w:rPr>
              <w:rFonts w:ascii="Times New Roman" w:hAnsi="Times New Roman"/>
              <w:b/>
              <w:sz w:val="32"/>
            </w:rPr>
          </w:rPrChange>
        </w:rPr>
      </w:pPr>
      <w:r>
        <w:rPr>
          <w:rFonts w:ascii="Times New Roman" w:hAnsi="Times New Roman"/>
          <w:noProof/>
          <w:lang w:val="vi-VN"/>
        </w:rPr>
        <w:drawing>
          <wp:inline distT="0" distB="0" distL="0" distR="0" wp14:anchorId="2D955CA2" wp14:editId="44DFB94A">
            <wp:extent cx="2143125" cy="2143125"/>
            <wp:effectExtent l="0" t="0" r="9525" b="9525"/>
            <wp:docPr id="786642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2951E9C5" w14:textId="77777777" w:rsidR="00CB34A4" w:rsidRPr="00D27A98" w:rsidRDefault="00CB34A4" w:rsidP="00CB34A4">
      <w:pPr>
        <w:jc w:val="center"/>
        <w:rPr>
          <w:rFonts w:ascii="Times New Roman" w:hAnsi="Times New Roman"/>
          <w:b/>
          <w:sz w:val="32"/>
          <w:lang w:val="vi-VN"/>
          <w:rPrChange w:id="4" w:author="Quang Minh Le" w:date="2026-01-15T23:19:00Z" w16du:dateUtc="2026-01-15T16:19:00Z">
            <w:rPr>
              <w:rFonts w:ascii="Times New Roman" w:hAnsi="Times New Roman"/>
              <w:b/>
              <w:sz w:val="32"/>
            </w:rPr>
          </w:rPrChange>
        </w:rPr>
      </w:pPr>
    </w:p>
    <w:p w14:paraId="4681F053" w14:textId="77777777" w:rsidR="00E75126" w:rsidRPr="00D27A98" w:rsidRDefault="00B250F9" w:rsidP="00CB34A4">
      <w:pPr>
        <w:spacing w:after="360"/>
        <w:jc w:val="center"/>
        <w:rPr>
          <w:rFonts w:ascii="Times New Roman" w:hAnsi="Times New Roman"/>
          <w:b/>
          <w:sz w:val="42"/>
          <w:szCs w:val="36"/>
          <w:lang w:val="vi-VN"/>
          <w:rPrChange w:id="5" w:author="Quang Minh Le" w:date="2026-01-15T23:19:00Z" w16du:dateUtc="2026-01-15T16:19:00Z">
            <w:rPr>
              <w:rFonts w:ascii="Times New Roman" w:hAnsi="Times New Roman"/>
              <w:b/>
              <w:sz w:val="42"/>
              <w:szCs w:val="36"/>
            </w:rPr>
          </w:rPrChange>
        </w:rPr>
      </w:pPr>
      <w:r w:rsidRPr="00D27A98">
        <w:rPr>
          <w:rFonts w:ascii="Times New Roman" w:hAnsi="Times New Roman"/>
          <w:b/>
          <w:sz w:val="42"/>
          <w:szCs w:val="36"/>
          <w:lang w:val="vi-VN"/>
          <w:rPrChange w:id="6" w:author="Quang Minh Le" w:date="2026-01-15T23:19:00Z" w16du:dateUtc="2026-01-15T16:19:00Z">
            <w:rPr>
              <w:rFonts w:ascii="Times New Roman" w:hAnsi="Times New Roman"/>
              <w:b/>
              <w:sz w:val="42"/>
              <w:szCs w:val="36"/>
            </w:rPr>
          </w:rPrChange>
        </w:rPr>
        <w:t>ĐỒ ÁN</w:t>
      </w:r>
      <w:r w:rsidR="00E75126" w:rsidRPr="00D27A98">
        <w:rPr>
          <w:rFonts w:ascii="Times New Roman" w:hAnsi="Times New Roman"/>
          <w:b/>
          <w:sz w:val="42"/>
          <w:szCs w:val="36"/>
          <w:lang w:val="vi-VN"/>
          <w:rPrChange w:id="7" w:author="Quang Minh Le" w:date="2026-01-15T23:19:00Z" w16du:dateUtc="2026-01-15T16:19:00Z">
            <w:rPr>
              <w:rFonts w:ascii="Times New Roman" w:hAnsi="Times New Roman"/>
              <w:b/>
              <w:sz w:val="42"/>
              <w:szCs w:val="36"/>
            </w:rPr>
          </w:rPrChange>
        </w:rPr>
        <w:t xml:space="preserve"> MÔN HỌC</w:t>
      </w:r>
      <w:r w:rsidRPr="00D27A98">
        <w:rPr>
          <w:rFonts w:ascii="Times New Roman" w:hAnsi="Times New Roman"/>
          <w:b/>
          <w:sz w:val="42"/>
          <w:szCs w:val="36"/>
          <w:lang w:val="vi-VN"/>
          <w:rPrChange w:id="8" w:author="Quang Minh Le" w:date="2026-01-15T23:19:00Z" w16du:dateUtc="2026-01-15T16:19:00Z">
            <w:rPr>
              <w:rFonts w:ascii="Times New Roman" w:hAnsi="Times New Roman"/>
              <w:b/>
              <w:sz w:val="42"/>
              <w:szCs w:val="36"/>
            </w:rPr>
          </w:rPrChange>
        </w:rPr>
        <w:t xml:space="preserve"> </w:t>
      </w:r>
    </w:p>
    <w:p w14:paraId="01ED7E1E" w14:textId="15A41236" w:rsidR="00CB34A4" w:rsidRPr="00D27A98" w:rsidRDefault="0016247C" w:rsidP="00CB34A4">
      <w:pPr>
        <w:spacing w:after="360"/>
        <w:jc w:val="center"/>
        <w:rPr>
          <w:rFonts w:ascii="Times New Roman" w:hAnsi="Times New Roman"/>
          <w:b/>
          <w:sz w:val="48"/>
          <w:szCs w:val="36"/>
          <w:lang w:val="vi-VN"/>
        </w:rPr>
      </w:pPr>
      <w:r w:rsidRPr="00D27A98">
        <w:rPr>
          <w:rFonts w:ascii="Times New Roman" w:hAnsi="Times New Roman"/>
          <w:b/>
          <w:sz w:val="42"/>
          <w:szCs w:val="36"/>
          <w:lang w:val="vi-VN"/>
          <w:rPrChange w:id="9" w:author="Quang Minh Le" w:date="2026-01-15T23:19:00Z" w16du:dateUtc="2026-01-15T16:19:00Z">
            <w:rPr>
              <w:rFonts w:ascii="Times New Roman" w:hAnsi="Times New Roman"/>
              <w:b/>
              <w:sz w:val="42"/>
              <w:szCs w:val="36"/>
            </w:rPr>
          </w:rPrChange>
        </w:rPr>
        <w:t xml:space="preserve">LẬP TRÌNH </w:t>
      </w:r>
      <w:r w:rsidR="005F115D" w:rsidRPr="00D27A98">
        <w:rPr>
          <w:rFonts w:ascii="Times New Roman" w:hAnsi="Times New Roman"/>
          <w:b/>
          <w:sz w:val="42"/>
          <w:szCs w:val="36"/>
          <w:lang w:val="vi-VN"/>
          <w:rPrChange w:id="10" w:author="Quang Minh Le" w:date="2026-01-15T23:19:00Z" w16du:dateUtc="2026-01-15T16:19:00Z">
            <w:rPr>
              <w:rFonts w:ascii="Times New Roman" w:hAnsi="Times New Roman"/>
              <w:b/>
              <w:sz w:val="42"/>
              <w:szCs w:val="36"/>
            </w:rPr>
          </w:rPrChange>
        </w:rPr>
        <w:t>NÂNG</w:t>
      </w:r>
      <w:r w:rsidR="005F115D" w:rsidRPr="00D27A98">
        <w:rPr>
          <w:rFonts w:ascii="Times New Roman" w:hAnsi="Times New Roman"/>
          <w:b/>
          <w:sz w:val="42"/>
          <w:szCs w:val="36"/>
          <w:lang w:val="vi-VN"/>
        </w:rPr>
        <w:t xml:space="preserve"> CAO</w:t>
      </w:r>
    </w:p>
    <w:p w14:paraId="57FC9B4B" w14:textId="77777777" w:rsidR="009704AF" w:rsidRPr="00D27A98" w:rsidRDefault="009704AF" w:rsidP="00282DB6">
      <w:pPr>
        <w:spacing w:after="360"/>
        <w:rPr>
          <w:rFonts w:ascii="Times New Roman" w:hAnsi="Times New Roman"/>
          <w:b/>
          <w:sz w:val="36"/>
          <w:szCs w:val="36"/>
          <w:lang w:val="vi-VN"/>
          <w:rPrChange w:id="11" w:author="Quang Minh Le" w:date="2026-01-15T23:19:00Z" w16du:dateUtc="2026-01-15T16:19:00Z">
            <w:rPr>
              <w:rFonts w:ascii="Times New Roman" w:hAnsi="Times New Roman"/>
              <w:b/>
              <w:sz w:val="36"/>
              <w:szCs w:val="36"/>
            </w:rPr>
          </w:rPrChange>
        </w:rPr>
      </w:pPr>
    </w:p>
    <w:p w14:paraId="10DE5FB8" w14:textId="77777777" w:rsidR="00F54ABD" w:rsidRPr="00D27A98" w:rsidRDefault="004F5752" w:rsidP="00F54ABD">
      <w:pPr>
        <w:spacing w:line="360" w:lineRule="auto"/>
        <w:jc w:val="center"/>
        <w:rPr>
          <w:rFonts w:ascii="Times New Roman" w:hAnsi="Times New Roman"/>
          <w:b/>
          <w:sz w:val="38"/>
          <w:szCs w:val="40"/>
          <w:lang w:val="vi-VN"/>
          <w:rPrChange w:id="12" w:author="Quang Minh Le" w:date="2026-01-15T23:19:00Z" w16du:dateUtc="2026-01-15T16:19:00Z">
            <w:rPr>
              <w:rFonts w:ascii="Times New Roman" w:hAnsi="Times New Roman"/>
              <w:b/>
              <w:sz w:val="38"/>
              <w:szCs w:val="40"/>
              <w:lang w:val="nl-NL"/>
            </w:rPr>
          </w:rPrChange>
        </w:rPr>
      </w:pPr>
      <w:r w:rsidRPr="00D27A98">
        <w:rPr>
          <w:rFonts w:ascii="Times New Roman" w:hAnsi="Times New Roman"/>
          <w:b/>
          <w:sz w:val="38"/>
          <w:szCs w:val="40"/>
          <w:lang w:val="vi-VN"/>
          <w:rPrChange w:id="13" w:author="Quang Minh Le" w:date="2026-01-15T23:19:00Z" w16du:dateUtc="2026-01-15T16:19:00Z">
            <w:rPr>
              <w:rFonts w:ascii="Times New Roman" w:hAnsi="Times New Roman"/>
              <w:b/>
              <w:sz w:val="38"/>
              <w:szCs w:val="40"/>
              <w:lang w:val="nl-NL"/>
            </w:rPr>
          </w:rPrChange>
        </w:rPr>
        <w:t xml:space="preserve">XÂY DỰNG </w:t>
      </w:r>
      <w:r w:rsidR="0016247C" w:rsidRPr="00D27A98">
        <w:rPr>
          <w:rFonts w:ascii="Times New Roman" w:hAnsi="Times New Roman"/>
          <w:b/>
          <w:sz w:val="38"/>
          <w:szCs w:val="40"/>
          <w:lang w:val="vi-VN"/>
          <w:rPrChange w:id="14" w:author="Quang Minh Le" w:date="2026-01-15T23:19:00Z" w16du:dateUtc="2026-01-15T16:19:00Z">
            <w:rPr>
              <w:rFonts w:ascii="Times New Roman" w:hAnsi="Times New Roman"/>
              <w:b/>
              <w:sz w:val="38"/>
              <w:szCs w:val="40"/>
              <w:lang w:val="nl-NL"/>
            </w:rPr>
          </w:rPrChange>
        </w:rPr>
        <w:t xml:space="preserve">PHẦN MỀM QUẢN LÝ CỬA HÀNG MUA BÁN ĐIỆN THOẠI </w:t>
      </w:r>
    </w:p>
    <w:p w14:paraId="3E0AD6A8" w14:textId="77777777" w:rsidR="00CB34A4" w:rsidRPr="00D27A98" w:rsidRDefault="00CB34A4" w:rsidP="00CB34A4">
      <w:pPr>
        <w:rPr>
          <w:rFonts w:ascii="Times New Roman" w:hAnsi="Times New Roman"/>
          <w:lang w:val="vi-VN"/>
          <w:rPrChange w:id="15" w:author="Quang Minh Le" w:date="2026-01-15T23:19:00Z" w16du:dateUtc="2026-01-15T16:19:00Z">
            <w:rPr>
              <w:rFonts w:ascii="Times New Roman" w:hAnsi="Times New Roman"/>
              <w:lang w:val="nl-NL"/>
            </w:rPr>
          </w:rPrChange>
        </w:rPr>
      </w:pPr>
    </w:p>
    <w:p w14:paraId="40D9C971" w14:textId="77777777" w:rsidR="00CB34A4" w:rsidRPr="00D27A98" w:rsidRDefault="00CB34A4" w:rsidP="00CB34A4">
      <w:pPr>
        <w:rPr>
          <w:rFonts w:ascii="Times New Roman" w:hAnsi="Times New Roman"/>
          <w:lang w:val="vi-VN"/>
          <w:rPrChange w:id="16" w:author="Quang Minh Le" w:date="2026-01-15T23:19:00Z" w16du:dateUtc="2026-01-15T16:19:00Z">
            <w:rPr>
              <w:rFonts w:ascii="Times New Roman" w:hAnsi="Times New Roman"/>
            </w:rPr>
          </w:rPrChange>
        </w:rPr>
      </w:pPr>
    </w:p>
    <w:p w14:paraId="7E11C8CB" w14:textId="77777777" w:rsidR="00B250F9" w:rsidRPr="00D27A98" w:rsidRDefault="00B250F9" w:rsidP="00CB34A4">
      <w:pPr>
        <w:rPr>
          <w:rFonts w:ascii="Times New Roman" w:hAnsi="Times New Roman"/>
          <w:lang w:val="vi-VN"/>
          <w:rPrChange w:id="17" w:author="Quang Minh Le" w:date="2026-01-15T23:19:00Z" w16du:dateUtc="2026-01-15T16:19:00Z">
            <w:rPr>
              <w:rFonts w:ascii="Times New Roman" w:hAnsi="Times New Roman"/>
            </w:rPr>
          </w:rPrChange>
        </w:rPr>
      </w:pPr>
    </w:p>
    <w:p w14:paraId="0B50FE4C" w14:textId="77777777" w:rsidR="00CB34A4" w:rsidRPr="00D27A98" w:rsidRDefault="00CB34A4" w:rsidP="00CB34A4">
      <w:pPr>
        <w:rPr>
          <w:rFonts w:ascii="Times New Roman" w:hAnsi="Times New Roman"/>
          <w:lang w:val="vi-VN"/>
          <w:rPrChange w:id="18" w:author="Quang Minh Le" w:date="2026-01-15T23:19:00Z" w16du:dateUtc="2026-01-15T16:19:00Z">
            <w:rPr>
              <w:rFonts w:ascii="Times New Roman" w:hAnsi="Times New Roman"/>
            </w:rPr>
          </w:rPrChange>
        </w:rPr>
      </w:pPr>
    </w:p>
    <w:p w14:paraId="3D38687A" w14:textId="77777777" w:rsidR="009704AF" w:rsidRPr="00D27A98" w:rsidRDefault="009704AF" w:rsidP="00CB34A4">
      <w:pPr>
        <w:rPr>
          <w:rFonts w:ascii="Times New Roman" w:hAnsi="Times New Roman"/>
          <w:lang w:val="vi-VN"/>
          <w:rPrChange w:id="19" w:author="Quang Minh Le" w:date="2026-01-15T23:19:00Z" w16du:dateUtc="2026-01-15T16:19:00Z">
            <w:rPr>
              <w:rFonts w:ascii="Times New Roman" w:hAnsi="Times New Roman"/>
            </w:rPr>
          </w:rPrChange>
        </w:rPr>
      </w:pPr>
    </w:p>
    <w:p w14:paraId="380CD302" w14:textId="77777777" w:rsidR="00CB34A4" w:rsidRPr="00D27A98" w:rsidRDefault="00CB34A4" w:rsidP="00CB34A4">
      <w:pPr>
        <w:rPr>
          <w:rFonts w:ascii="Times New Roman" w:hAnsi="Times New Roman"/>
          <w:lang w:val="vi-VN"/>
          <w:rPrChange w:id="20" w:author="Quang Minh Le" w:date="2026-01-15T23:19:00Z" w16du:dateUtc="2026-01-15T16:19:00Z">
            <w:rPr>
              <w:rFonts w:ascii="Times New Roman" w:hAnsi="Times New Roman"/>
            </w:rPr>
          </w:rPrChange>
        </w:rPr>
      </w:pPr>
    </w:p>
    <w:p w14:paraId="5F07C087" w14:textId="1DCD3D1A" w:rsidR="000B4709" w:rsidRPr="00D27A98" w:rsidRDefault="005F115D" w:rsidP="0016247C">
      <w:pPr>
        <w:tabs>
          <w:tab w:val="left" w:pos="4253"/>
        </w:tabs>
        <w:ind w:left="720"/>
        <w:rPr>
          <w:rFonts w:ascii="Times New Roman" w:hAnsi="Times New Roman"/>
          <w:b/>
          <w:sz w:val="28"/>
          <w:szCs w:val="28"/>
          <w:lang w:val="vi-VN"/>
          <w:rPrChange w:id="21" w:author="Quang Minh Le" w:date="2026-01-15T23:19:00Z" w16du:dateUtc="2026-01-15T16:19:00Z">
            <w:rPr>
              <w:rFonts w:ascii="Times New Roman" w:hAnsi="Times New Roman"/>
              <w:b/>
              <w:sz w:val="28"/>
              <w:szCs w:val="28"/>
            </w:rPr>
          </w:rPrChange>
        </w:rPr>
      </w:pPr>
      <w:r w:rsidRPr="00D27A98">
        <w:rPr>
          <w:rFonts w:ascii="Times New Roman" w:hAnsi="Times New Roman"/>
          <w:b/>
          <w:sz w:val="28"/>
          <w:szCs w:val="28"/>
          <w:lang w:val="vi-VN"/>
        </w:rPr>
        <w:t xml:space="preserve">GIẢNG VIÊN: </w:t>
      </w:r>
      <w:r w:rsidRPr="00D27A98">
        <w:rPr>
          <w:rFonts w:ascii="Times New Roman" w:hAnsi="Times New Roman"/>
          <w:b/>
          <w:bCs/>
          <w:sz w:val="28"/>
          <w:szCs w:val="28"/>
          <w:lang w:val="vi-VN"/>
          <w:rPrChange w:id="22" w:author="Quang Minh Le" w:date="2026-01-15T23:19:00Z" w16du:dateUtc="2026-01-15T16:19:00Z">
            <w:rPr>
              <w:rFonts w:ascii="Times New Roman" w:hAnsi="Times New Roman"/>
              <w:b/>
              <w:bCs/>
              <w:sz w:val="28"/>
              <w:szCs w:val="28"/>
              <w:lang w:val="nl-NL"/>
            </w:rPr>
          </w:rPrChange>
        </w:rPr>
        <w:t>NGUYỄN</w:t>
      </w:r>
      <w:r w:rsidRPr="00D27A98">
        <w:rPr>
          <w:rFonts w:ascii="Times New Roman" w:hAnsi="Times New Roman"/>
          <w:b/>
          <w:bCs/>
          <w:sz w:val="28"/>
          <w:szCs w:val="28"/>
          <w:lang w:val="vi-VN"/>
        </w:rPr>
        <w:t xml:space="preserve"> THỊ HUỆ</w:t>
      </w:r>
    </w:p>
    <w:p w14:paraId="4771DBDA" w14:textId="38CCA88D" w:rsidR="0016247C" w:rsidRPr="00D27A98" w:rsidRDefault="005F115D" w:rsidP="0016247C">
      <w:pPr>
        <w:tabs>
          <w:tab w:val="left" w:pos="4253"/>
        </w:tabs>
        <w:ind w:left="720"/>
        <w:rPr>
          <w:rFonts w:ascii="Times New Roman" w:hAnsi="Times New Roman"/>
          <w:b/>
          <w:bCs/>
          <w:sz w:val="28"/>
          <w:szCs w:val="28"/>
          <w:lang w:val="vi-VN"/>
          <w:rPrChange w:id="23" w:author="Quang Minh Le" w:date="2026-01-15T23:19:00Z" w16du:dateUtc="2026-01-15T16:19:00Z">
            <w:rPr>
              <w:rFonts w:ascii="Times New Roman" w:hAnsi="Times New Roman"/>
              <w:b/>
              <w:bCs/>
              <w:sz w:val="28"/>
              <w:szCs w:val="28"/>
            </w:rPr>
          </w:rPrChange>
        </w:rPr>
      </w:pPr>
      <w:r w:rsidRPr="00D27A98">
        <w:rPr>
          <w:rFonts w:ascii="Times New Roman" w:hAnsi="Times New Roman"/>
          <w:b/>
          <w:sz w:val="28"/>
          <w:szCs w:val="28"/>
          <w:lang w:val="vi-VN"/>
        </w:rPr>
        <w:t>SINH VIÊN</w:t>
      </w:r>
      <w:r w:rsidR="000B4709" w:rsidRPr="00D27A98">
        <w:rPr>
          <w:rFonts w:ascii="Times New Roman" w:hAnsi="Times New Roman"/>
          <w:b/>
          <w:sz w:val="28"/>
          <w:szCs w:val="28"/>
          <w:lang w:val="vi-VN"/>
          <w:rPrChange w:id="24" w:author="Quang Minh Le" w:date="2026-01-15T23:19:00Z" w16du:dateUtc="2026-01-15T16:19:00Z">
            <w:rPr>
              <w:rFonts w:ascii="Times New Roman" w:hAnsi="Times New Roman"/>
              <w:b/>
              <w:sz w:val="28"/>
              <w:szCs w:val="28"/>
            </w:rPr>
          </w:rPrChange>
        </w:rPr>
        <w:t>:</w:t>
      </w:r>
      <w:r w:rsidR="000B4709" w:rsidRPr="00D27A98">
        <w:rPr>
          <w:rFonts w:ascii="Times New Roman" w:hAnsi="Times New Roman"/>
          <w:b/>
          <w:bCs/>
          <w:sz w:val="28"/>
          <w:szCs w:val="28"/>
          <w:lang w:val="vi-VN"/>
          <w:rPrChange w:id="25" w:author="Quang Minh Le" w:date="2026-01-15T23:19:00Z" w16du:dateUtc="2026-01-15T16:19:00Z">
            <w:rPr>
              <w:rFonts w:ascii="Times New Roman" w:hAnsi="Times New Roman"/>
              <w:b/>
              <w:bCs/>
              <w:sz w:val="28"/>
              <w:szCs w:val="28"/>
              <w:lang w:val="nl-NL"/>
            </w:rPr>
          </w:rPrChange>
        </w:rPr>
        <w:t xml:space="preserve"> </w:t>
      </w:r>
      <w:r w:rsidR="000B4709" w:rsidRPr="00D27A98">
        <w:rPr>
          <w:rFonts w:ascii="Times New Roman" w:hAnsi="Times New Roman"/>
          <w:b/>
          <w:bCs/>
          <w:sz w:val="28"/>
          <w:szCs w:val="28"/>
          <w:lang w:val="vi-VN"/>
          <w:rPrChange w:id="26" w:author="Quang Minh Le" w:date="2026-01-15T23:19:00Z" w16du:dateUtc="2026-01-15T16:19:00Z">
            <w:rPr>
              <w:rFonts w:ascii="Times New Roman" w:hAnsi="Times New Roman"/>
              <w:b/>
              <w:bCs/>
              <w:sz w:val="28"/>
              <w:szCs w:val="28"/>
            </w:rPr>
          </w:rPrChange>
        </w:rPr>
        <w:t xml:space="preserve">LÊ </w:t>
      </w:r>
      <w:r w:rsidRPr="00D27A98">
        <w:rPr>
          <w:rFonts w:ascii="Times New Roman" w:hAnsi="Times New Roman"/>
          <w:b/>
          <w:bCs/>
          <w:sz w:val="28"/>
          <w:szCs w:val="28"/>
          <w:lang w:val="vi-VN"/>
          <w:rPrChange w:id="27" w:author="Quang Minh Le" w:date="2026-01-15T23:19:00Z" w16du:dateUtc="2026-01-15T16:19:00Z">
            <w:rPr>
              <w:rFonts w:ascii="Times New Roman" w:hAnsi="Times New Roman"/>
              <w:b/>
              <w:bCs/>
              <w:sz w:val="28"/>
              <w:szCs w:val="28"/>
            </w:rPr>
          </w:rPrChange>
        </w:rPr>
        <w:t>QUANG</w:t>
      </w:r>
      <w:r w:rsidRPr="00D27A98">
        <w:rPr>
          <w:rFonts w:ascii="Times New Roman" w:hAnsi="Times New Roman"/>
          <w:b/>
          <w:bCs/>
          <w:sz w:val="28"/>
          <w:szCs w:val="28"/>
          <w:lang w:val="vi-VN"/>
        </w:rPr>
        <w:t xml:space="preserve"> MINH</w:t>
      </w:r>
      <w:r w:rsidR="0016247C" w:rsidRPr="00D27A98">
        <w:rPr>
          <w:rFonts w:ascii="Times New Roman" w:hAnsi="Times New Roman"/>
          <w:b/>
          <w:bCs/>
          <w:sz w:val="28"/>
          <w:szCs w:val="28"/>
          <w:lang w:val="vi-VN"/>
          <w:rPrChange w:id="28" w:author="Quang Minh Le" w:date="2026-01-15T23:19:00Z" w16du:dateUtc="2026-01-15T16:19:00Z">
            <w:rPr>
              <w:rFonts w:ascii="Times New Roman" w:hAnsi="Times New Roman"/>
              <w:b/>
              <w:bCs/>
              <w:sz w:val="28"/>
              <w:szCs w:val="28"/>
            </w:rPr>
          </w:rPrChange>
        </w:rPr>
        <w:tab/>
      </w:r>
      <w:r w:rsidR="0016247C" w:rsidRPr="00D27A98">
        <w:rPr>
          <w:rFonts w:ascii="Times New Roman" w:hAnsi="Times New Roman"/>
          <w:b/>
          <w:bCs/>
          <w:sz w:val="28"/>
          <w:szCs w:val="28"/>
          <w:lang w:val="vi-VN"/>
          <w:rPrChange w:id="29" w:author="Quang Minh Le" w:date="2026-01-15T23:19:00Z" w16du:dateUtc="2026-01-15T16:19:00Z">
            <w:rPr>
              <w:rFonts w:ascii="Times New Roman" w:hAnsi="Times New Roman"/>
              <w:b/>
              <w:bCs/>
              <w:sz w:val="28"/>
              <w:szCs w:val="28"/>
            </w:rPr>
          </w:rPrChange>
        </w:rPr>
        <w:tab/>
      </w:r>
      <w:r w:rsidRPr="00D27A98">
        <w:rPr>
          <w:rFonts w:ascii="Times New Roman" w:hAnsi="Times New Roman"/>
          <w:b/>
          <w:bCs/>
          <w:sz w:val="28"/>
          <w:szCs w:val="28"/>
          <w:lang w:val="vi-VN"/>
        </w:rPr>
        <w:tab/>
      </w:r>
      <w:r w:rsidR="0016247C" w:rsidRPr="00D27A98">
        <w:rPr>
          <w:rFonts w:ascii="Times New Roman" w:hAnsi="Times New Roman"/>
          <w:b/>
          <w:bCs/>
          <w:sz w:val="28"/>
          <w:szCs w:val="28"/>
          <w:lang w:val="vi-VN"/>
          <w:rPrChange w:id="30" w:author="Quang Minh Le" w:date="2026-01-15T23:19:00Z" w16du:dateUtc="2026-01-15T16:19:00Z">
            <w:rPr>
              <w:rFonts w:ascii="Times New Roman" w:hAnsi="Times New Roman"/>
              <w:b/>
              <w:bCs/>
              <w:sz w:val="28"/>
              <w:szCs w:val="28"/>
            </w:rPr>
          </w:rPrChange>
        </w:rPr>
        <w:t xml:space="preserve">- </w:t>
      </w:r>
      <w:r w:rsidR="000B4709" w:rsidRPr="00D27A98">
        <w:rPr>
          <w:rFonts w:ascii="Times New Roman" w:hAnsi="Times New Roman"/>
          <w:b/>
          <w:bCs/>
          <w:sz w:val="28"/>
          <w:szCs w:val="28"/>
          <w:lang w:val="vi-VN"/>
        </w:rPr>
        <w:t xml:space="preserve">MSSV: </w:t>
      </w:r>
      <w:r w:rsidRPr="00D27A98">
        <w:rPr>
          <w:rFonts w:ascii="Times New Roman" w:hAnsi="Times New Roman"/>
          <w:b/>
          <w:bCs/>
          <w:sz w:val="28"/>
          <w:szCs w:val="28"/>
          <w:lang w:val="vi-VN"/>
          <w:rPrChange w:id="31" w:author="Quang Minh Le" w:date="2026-01-15T23:19:00Z" w16du:dateUtc="2026-01-15T16:19:00Z">
            <w:rPr>
              <w:rFonts w:ascii="Times New Roman" w:hAnsi="Times New Roman"/>
              <w:b/>
              <w:bCs/>
              <w:sz w:val="28"/>
              <w:szCs w:val="28"/>
            </w:rPr>
          </w:rPrChange>
        </w:rPr>
        <w:t>23110195</w:t>
      </w:r>
    </w:p>
    <w:p w14:paraId="6AB61705" w14:textId="628A1C25" w:rsidR="000B4709" w:rsidRPr="00D27A98" w:rsidRDefault="000B4709" w:rsidP="0016247C">
      <w:pPr>
        <w:tabs>
          <w:tab w:val="left" w:pos="4253"/>
        </w:tabs>
        <w:ind w:left="720"/>
        <w:rPr>
          <w:rFonts w:ascii="Times New Roman" w:hAnsi="Times New Roman"/>
          <w:b/>
          <w:sz w:val="28"/>
          <w:szCs w:val="28"/>
          <w:lang w:val="vi-VN"/>
        </w:rPr>
      </w:pPr>
      <w:r w:rsidRPr="00D27A98">
        <w:rPr>
          <w:rFonts w:ascii="Times New Roman" w:hAnsi="Times New Roman"/>
          <w:b/>
          <w:sz w:val="28"/>
          <w:szCs w:val="28"/>
          <w:lang w:val="vi-VN"/>
          <w:rPrChange w:id="32" w:author="Quang Minh Le" w:date="2026-01-15T23:19:00Z" w16du:dateUtc="2026-01-15T16:19:00Z">
            <w:rPr>
              <w:rFonts w:ascii="Times New Roman" w:hAnsi="Times New Roman"/>
              <w:b/>
              <w:sz w:val="28"/>
              <w:szCs w:val="28"/>
              <w:lang w:val="nl-NL"/>
            </w:rPr>
          </w:rPrChange>
        </w:rPr>
        <w:t xml:space="preserve">LỚP: </w:t>
      </w:r>
      <w:r w:rsidR="005F115D" w:rsidRPr="00D27A98">
        <w:rPr>
          <w:rFonts w:ascii="Times New Roman" w:hAnsi="Times New Roman"/>
          <w:b/>
          <w:sz w:val="28"/>
          <w:szCs w:val="28"/>
          <w:lang w:val="vi-VN"/>
          <w:rPrChange w:id="33" w:author="Quang Minh Le" w:date="2026-01-15T23:19:00Z" w16du:dateUtc="2026-01-15T16:19:00Z">
            <w:rPr>
              <w:rFonts w:ascii="Times New Roman" w:hAnsi="Times New Roman"/>
              <w:b/>
              <w:sz w:val="28"/>
              <w:szCs w:val="28"/>
            </w:rPr>
          </w:rPrChange>
        </w:rPr>
        <w:t>CSE3010 1</w:t>
      </w:r>
    </w:p>
    <w:p w14:paraId="669E0643" w14:textId="77777777" w:rsidR="00CB34A4" w:rsidRPr="00D27A98" w:rsidRDefault="00CB34A4" w:rsidP="0016247C">
      <w:pPr>
        <w:tabs>
          <w:tab w:val="left" w:pos="4253"/>
        </w:tabs>
        <w:rPr>
          <w:rFonts w:ascii="Times New Roman" w:hAnsi="Times New Roman"/>
          <w:lang w:val="vi-VN"/>
          <w:rPrChange w:id="34" w:author="Quang Minh Le" w:date="2026-01-15T23:19:00Z" w16du:dateUtc="2026-01-15T16:19:00Z">
            <w:rPr>
              <w:rFonts w:ascii="Times New Roman" w:hAnsi="Times New Roman"/>
              <w:lang w:val="nl-NL"/>
            </w:rPr>
          </w:rPrChange>
        </w:rPr>
      </w:pPr>
      <w:r w:rsidRPr="00D27A98">
        <w:rPr>
          <w:rFonts w:ascii="Times New Roman" w:hAnsi="Times New Roman"/>
          <w:b/>
          <w:sz w:val="28"/>
          <w:szCs w:val="28"/>
          <w:lang w:val="vi-VN"/>
          <w:rPrChange w:id="35" w:author="Quang Minh Le" w:date="2026-01-15T23:19:00Z" w16du:dateUtc="2026-01-15T16:19:00Z">
            <w:rPr>
              <w:rFonts w:ascii="Times New Roman" w:hAnsi="Times New Roman"/>
              <w:b/>
              <w:sz w:val="28"/>
              <w:szCs w:val="28"/>
              <w:lang w:val="nl-NL"/>
            </w:rPr>
          </w:rPrChange>
        </w:rPr>
        <w:tab/>
      </w:r>
    </w:p>
    <w:p w14:paraId="5763244F" w14:textId="77777777" w:rsidR="007E3344" w:rsidRPr="00D27A98" w:rsidRDefault="007E3344" w:rsidP="00CB34A4">
      <w:pPr>
        <w:tabs>
          <w:tab w:val="left" w:pos="2268"/>
        </w:tabs>
        <w:rPr>
          <w:rFonts w:ascii="Times New Roman" w:hAnsi="Times New Roman"/>
          <w:lang w:val="vi-VN"/>
          <w:rPrChange w:id="36" w:author="Quang Minh Le" w:date="2026-01-15T23:19:00Z" w16du:dateUtc="2026-01-15T16:19:00Z">
            <w:rPr>
              <w:rFonts w:ascii="Times New Roman" w:hAnsi="Times New Roman"/>
              <w:lang w:val="nl-NL"/>
            </w:rPr>
          </w:rPrChange>
        </w:rPr>
      </w:pPr>
    </w:p>
    <w:p w14:paraId="1174E117" w14:textId="77777777" w:rsidR="007E3344" w:rsidRPr="00D27A98" w:rsidRDefault="007E3344" w:rsidP="00CB34A4">
      <w:pPr>
        <w:tabs>
          <w:tab w:val="left" w:pos="2268"/>
        </w:tabs>
        <w:rPr>
          <w:rFonts w:ascii="Times New Roman" w:hAnsi="Times New Roman"/>
          <w:lang w:val="vi-VN"/>
          <w:rPrChange w:id="37" w:author="Quang Minh Le" w:date="2026-01-15T23:19:00Z" w16du:dateUtc="2026-01-15T16:19:00Z">
            <w:rPr>
              <w:rFonts w:ascii="Times New Roman" w:hAnsi="Times New Roman"/>
              <w:lang w:val="nl-NL"/>
            </w:rPr>
          </w:rPrChange>
        </w:rPr>
      </w:pPr>
    </w:p>
    <w:p w14:paraId="4BEBE288" w14:textId="77777777" w:rsidR="007E3344" w:rsidRPr="00D27A98" w:rsidRDefault="007E3344" w:rsidP="00CB34A4">
      <w:pPr>
        <w:tabs>
          <w:tab w:val="left" w:pos="2268"/>
        </w:tabs>
        <w:rPr>
          <w:rFonts w:ascii="Times New Roman" w:hAnsi="Times New Roman"/>
          <w:lang w:val="vi-VN"/>
          <w:rPrChange w:id="38" w:author="Quang Minh Le" w:date="2026-01-15T23:19:00Z" w16du:dateUtc="2026-01-15T16:19:00Z">
            <w:rPr>
              <w:rFonts w:ascii="Times New Roman" w:hAnsi="Times New Roman"/>
              <w:lang w:val="nl-NL"/>
            </w:rPr>
          </w:rPrChange>
        </w:rPr>
      </w:pPr>
    </w:p>
    <w:p w14:paraId="335E5792" w14:textId="77777777" w:rsidR="007E3344" w:rsidRPr="00D27A98" w:rsidRDefault="007E3344" w:rsidP="00CB34A4">
      <w:pPr>
        <w:tabs>
          <w:tab w:val="left" w:pos="2268"/>
        </w:tabs>
        <w:rPr>
          <w:rFonts w:ascii="Times New Roman" w:hAnsi="Times New Roman"/>
          <w:lang w:val="vi-VN"/>
          <w:rPrChange w:id="39" w:author="Quang Minh Le" w:date="2026-01-15T23:19:00Z" w16du:dateUtc="2026-01-15T16:19:00Z">
            <w:rPr>
              <w:rFonts w:ascii="Times New Roman" w:hAnsi="Times New Roman"/>
              <w:lang w:val="nl-NL"/>
            </w:rPr>
          </w:rPrChange>
        </w:rPr>
      </w:pPr>
    </w:p>
    <w:p w14:paraId="45523F8D" w14:textId="77777777" w:rsidR="007E3344" w:rsidRPr="00D27A98" w:rsidRDefault="007E3344" w:rsidP="00CB34A4">
      <w:pPr>
        <w:tabs>
          <w:tab w:val="left" w:pos="2268"/>
        </w:tabs>
        <w:rPr>
          <w:rFonts w:ascii="Times New Roman" w:hAnsi="Times New Roman"/>
          <w:lang w:val="vi-VN"/>
          <w:rPrChange w:id="40" w:author="Quang Minh Le" w:date="2026-01-15T23:19:00Z" w16du:dateUtc="2026-01-15T16:19:00Z">
            <w:rPr>
              <w:rFonts w:ascii="Times New Roman" w:hAnsi="Times New Roman"/>
              <w:lang w:val="nl-NL"/>
            </w:rPr>
          </w:rPrChange>
        </w:rPr>
      </w:pPr>
    </w:p>
    <w:p w14:paraId="7F5CD0F2" w14:textId="77777777" w:rsidR="00CB34A4" w:rsidRPr="00D27A98" w:rsidRDefault="00CB34A4" w:rsidP="00CB34A4">
      <w:pPr>
        <w:tabs>
          <w:tab w:val="left" w:pos="2268"/>
        </w:tabs>
        <w:rPr>
          <w:rFonts w:ascii="Times New Roman" w:hAnsi="Times New Roman"/>
          <w:lang w:val="vi-VN"/>
          <w:rPrChange w:id="41" w:author="Quang Minh Le" w:date="2026-01-15T23:19:00Z" w16du:dateUtc="2026-01-15T16:19:00Z">
            <w:rPr>
              <w:rFonts w:ascii="Times New Roman" w:hAnsi="Times New Roman"/>
              <w:lang w:val="nl-NL"/>
            </w:rPr>
          </w:rPrChange>
        </w:rPr>
      </w:pPr>
    </w:p>
    <w:p w14:paraId="26C8D41E" w14:textId="522345E3" w:rsidR="006F5F5C" w:rsidRPr="00D27A98" w:rsidRDefault="005F115D" w:rsidP="007E3344">
      <w:pPr>
        <w:jc w:val="center"/>
        <w:rPr>
          <w:rFonts w:ascii="Times New Roman" w:hAnsi="Times New Roman"/>
          <w:b/>
          <w:i/>
          <w:sz w:val="26"/>
          <w:szCs w:val="26"/>
          <w:lang w:val="vi-VN"/>
        </w:rPr>
        <w:sectPr w:rsidR="006F5F5C" w:rsidRPr="00D27A98" w:rsidSect="004C2F7F">
          <w:footerReference w:type="default" r:id="rId9"/>
          <w:pgSz w:w="11907" w:h="16840" w:code="9"/>
          <w:pgMar w:top="1418" w:right="1134" w:bottom="1418" w:left="1701" w:header="720" w:footer="720" w:gutter="0"/>
          <w:pgBorders w:zOrder="back" w:display="firstPage">
            <w:top w:val="twistedLines1" w:sz="18" w:space="0" w:color="auto"/>
            <w:left w:val="twistedLines1" w:sz="18" w:space="0" w:color="auto"/>
            <w:bottom w:val="twistedLines1" w:sz="18" w:space="0" w:color="auto"/>
            <w:right w:val="twistedLines1" w:sz="18" w:space="0" w:color="auto"/>
          </w:pgBorders>
          <w:cols w:space="720"/>
          <w:docGrid w:linePitch="360"/>
        </w:sectPr>
      </w:pPr>
      <w:r w:rsidRPr="00D27A98">
        <w:rPr>
          <w:rFonts w:ascii="Times New Roman" w:hAnsi="Times New Roman"/>
          <w:b/>
          <w:sz w:val="26"/>
          <w:szCs w:val="26"/>
          <w:lang w:val="vi-VN"/>
          <w:rPrChange w:id="42" w:author="Quang Minh Le" w:date="2026-01-15T23:19:00Z" w16du:dateUtc="2026-01-15T16:19:00Z">
            <w:rPr>
              <w:rFonts w:ascii="Times New Roman" w:hAnsi="Times New Roman"/>
              <w:b/>
              <w:sz w:val="26"/>
              <w:szCs w:val="26"/>
              <w:lang w:val="nl-NL"/>
            </w:rPr>
          </w:rPrChange>
        </w:rPr>
        <w:t>HÀ</w:t>
      </w:r>
      <w:r w:rsidRPr="00D27A98">
        <w:rPr>
          <w:rFonts w:ascii="Times New Roman" w:hAnsi="Times New Roman"/>
          <w:b/>
          <w:sz w:val="26"/>
          <w:szCs w:val="26"/>
          <w:lang w:val="vi-VN"/>
        </w:rPr>
        <w:t xml:space="preserve"> NỘI</w:t>
      </w:r>
      <w:r w:rsidR="00CB4629" w:rsidRPr="00D27A98">
        <w:rPr>
          <w:rFonts w:ascii="Times New Roman" w:hAnsi="Times New Roman"/>
          <w:b/>
          <w:sz w:val="26"/>
          <w:szCs w:val="26"/>
          <w:lang w:val="vi-VN"/>
          <w:rPrChange w:id="43" w:author="Quang Minh Le" w:date="2026-01-15T23:19:00Z" w16du:dateUtc="2026-01-15T16:19:00Z">
            <w:rPr>
              <w:rFonts w:ascii="Times New Roman" w:hAnsi="Times New Roman"/>
              <w:b/>
              <w:sz w:val="26"/>
              <w:szCs w:val="26"/>
              <w:lang w:val="nl-NL"/>
            </w:rPr>
          </w:rPrChange>
        </w:rPr>
        <w:t xml:space="preserve">– </w:t>
      </w:r>
      <w:bookmarkStart w:id="44" w:name="_Toc444705653"/>
      <w:bookmarkStart w:id="45" w:name="_Toc445461334"/>
      <w:bookmarkStart w:id="46" w:name="_Toc445461542"/>
      <w:bookmarkStart w:id="47" w:name="_Toc445462293"/>
      <w:bookmarkStart w:id="48" w:name="_Toc400832646"/>
      <w:bookmarkStart w:id="49" w:name="_Toc345163084"/>
      <w:r w:rsidRPr="00D27A98">
        <w:rPr>
          <w:rFonts w:ascii="Times New Roman" w:hAnsi="Times New Roman"/>
          <w:b/>
          <w:sz w:val="26"/>
          <w:szCs w:val="26"/>
          <w:lang w:val="vi-VN"/>
          <w:rPrChange w:id="50" w:author="Quang Minh Le" w:date="2026-01-15T23:19:00Z" w16du:dateUtc="2026-01-15T16:19:00Z">
            <w:rPr>
              <w:rFonts w:ascii="Times New Roman" w:hAnsi="Times New Roman"/>
              <w:b/>
              <w:sz w:val="26"/>
              <w:szCs w:val="26"/>
              <w:lang w:val="nl-NL"/>
            </w:rPr>
          </w:rPrChange>
        </w:rPr>
        <w:t>01</w:t>
      </w:r>
      <w:r w:rsidRPr="00D27A98">
        <w:rPr>
          <w:rFonts w:ascii="Times New Roman" w:hAnsi="Times New Roman"/>
          <w:b/>
          <w:sz w:val="26"/>
          <w:szCs w:val="26"/>
          <w:lang w:val="vi-VN"/>
        </w:rPr>
        <w:t>/2026</w:t>
      </w:r>
    </w:p>
    <w:p w14:paraId="017E54A6" w14:textId="4166A43D" w:rsidR="006F5F5C" w:rsidRPr="00D27A98" w:rsidRDefault="006F5F5C" w:rsidP="007E3344">
      <w:pPr>
        <w:spacing w:before="240" w:after="60" w:line="288" w:lineRule="auto"/>
        <w:jc w:val="center"/>
        <w:rPr>
          <w:rFonts w:ascii="Times New Roman" w:hAnsi="Times New Roman"/>
          <w:b/>
          <w:noProof/>
          <w:sz w:val="26"/>
          <w:szCs w:val="26"/>
          <w:lang w:val="vi-VN"/>
          <w:rPrChange w:id="51" w:author="Quang Minh Le" w:date="2026-01-15T23:19:00Z" w16du:dateUtc="2026-01-15T16:19:00Z">
            <w:rPr>
              <w:rFonts w:ascii="Times New Roman" w:hAnsi="Times New Roman"/>
              <w:b/>
              <w:noProof/>
              <w:sz w:val="26"/>
              <w:szCs w:val="26"/>
              <w:lang w:val="nl-NL"/>
            </w:rPr>
          </w:rPrChange>
        </w:rPr>
      </w:pPr>
      <w:r w:rsidRPr="00D27A98">
        <w:rPr>
          <w:rFonts w:ascii="Times New Roman" w:hAnsi="Times New Roman"/>
          <w:b/>
          <w:noProof/>
          <w:sz w:val="26"/>
          <w:szCs w:val="26"/>
          <w:lang w:val="vi-VN"/>
          <w:rPrChange w:id="52" w:author="Quang Minh Le" w:date="2026-01-15T23:19:00Z" w16du:dateUtc="2026-01-15T16:19:00Z">
            <w:rPr>
              <w:rFonts w:ascii="Times New Roman" w:hAnsi="Times New Roman"/>
              <w:b/>
              <w:noProof/>
              <w:sz w:val="26"/>
              <w:szCs w:val="26"/>
              <w:lang w:val="nl-NL"/>
            </w:rPr>
          </w:rPrChange>
        </w:rPr>
        <w:lastRenderedPageBreak/>
        <w:t xml:space="preserve">TRƯỜNG ĐẠI HỌC </w:t>
      </w:r>
      <w:r w:rsidR="005F115D" w:rsidRPr="00D27A98">
        <w:rPr>
          <w:rFonts w:ascii="Times New Roman" w:hAnsi="Times New Roman"/>
          <w:b/>
          <w:noProof/>
          <w:sz w:val="26"/>
          <w:szCs w:val="26"/>
          <w:lang w:val="vi-VN"/>
        </w:rPr>
        <w:t>VIỆT NHẬT</w:t>
      </w:r>
    </w:p>
    <w:p w14:paraId="66821E4C" w14:textId="390EA772" w:rsidR="006F5F5C" w:rsidRPr="00D27A98" w:rsidRDefault="00A62BFB" w:rsidP="006F5F5C">
      <w:pPr>
        <w:jc w:val="center"/>
        <w:rPr>
          <w:rFonts w:ascii="Times New Roman" w:hAnsi="Times New Roman"/>
          <w:b/>
          <w:sz w:val="32"/>
          <w:lang w:val="vi-VN"/>
        </w:rPr>
      </w:pPr>
      <w:r w:rsidRPr="00D27A98">
        <w:rPr>
          <w:rFonts w:ascii="Times New Roman" w:hAnsi="Times New Roman"/>
          <w:b/>
          <w:noProof/>
          <w:sz w:val="26"/>
          <w:szCs w:val="26"/>
          <w:lang w:val="vi-VN"/>
          <w:rPrChange w:id="53" w:author="Quang Minh Le" w:date="2026-01-15T23:19:00Z" w16du:dateUtc="2026-01-15T16:19:00Z">
            <w:rPr>
              <w:rFonts w:ascii="Times New Roman" w:hAnsi="Times New Roman"/>
              <w:b/>
              <w:noProof/>
              <w:sz w:val="26"/>
              <w:szCs w:val="26"/>
              <w:lang w:val="nl-NL"/>
            </w:rPr>
          </w:rPrChange>
        </w:rPr>
        <w:t xml:space="preserve">KHOA </w:t>
      </w:r>
      <w:r w:rsidR="005F115D" w:rsidRPr="00D27A98">
        <w:rPr>
          <w:rFonts w:ascii="Times New Roman" w:hAnsi="Times New Roman"/>
          <w:b/>
          <w:noProof/>
          <w:sz w:val="26"/>
          <w:szCs w:val="26"/>
          <w:lang w:val="vi-VN"/>
        </w:rPr>
        <w:t>KHOA HỌC &amp; MÁY TÍNH</w:t>
      </w:r>
    </w:p>
    <w:p w14:paraId="28D13A14" w14:textId="77777777" w:rsidR="006F5F5C" w:rsidRPr="00D27A98" w:rsidRDefault="006F5F5C" w:rsidP="006F5F5C">
      <w:pPr>
        <w:jc w:val="center"/>
        <w:rPr>
          <w:rFonts w:ascii="Times New Roman" w:hAnsi="Times New Roman"/>
          <w:b/>
          <w:lang w:val="vi-VN"/>
          <w:rPrChange w:id="54" w:author="Quang Minh Le" w:date="2026-01-15T23:19:00Z" w16du:dateUtc="2026-01-15T16:19:00Z">
            <w:rPr>
              <w:rFonts w:ascii="Times New Roman" w:hAnsi="Times New Roman"/>
              <w:b/>
              <w:lang w:val="nl-NL"/>
            </w:rPr>
          </w:rPrChange>
        </w:rPr>
      </w:pPr>
    </w:p>
    <w:p w14:paraId="7DADE8DA" w14:textId="3C8952ED" w:rsidR="006F5F5C" w:rsidRPr="00D27A98" w:rsidRDefault="00282DB6" w:rsidP="006F5F5C">
      <w:pPr>
        <w:jc w:val="center"/>
        <w:rPr>
          <w:rFonts w:ascii="Times New Roman" w:hAnsi="Times New Roman"/>
          <w:b/>
          <w:sz w:val="32"/>
          <w:lang w:val="vi-VN"/>
          <w:rPrChange w:id="55" w:author="Quang Minh Le" w:date="2026-01-15T23:19:00Z" w16du:dateUtc="2026-01-15T16:19:00Z">
            <w:rPr>
              <w:rFonts w:ascii="Times New Roman" w:hAnsi="Times New Roman"/>
              <w:b/>
              <w:sz w:val="32"/>
              <w:lang w:val="nl-NL"/>
            </w:rPr>
          </w:rPrChange>
        </w:rPr>
      </w:pPr>
      <w:r>
        <w:rPr>
          <w:rFonts w:ascii="Times New Roman" w:hAnsi="Times New Roman"/>
          <w:noProof/>
          <w:lang w:val="vi-VN"/>
        </w:rPr>
        <w:drawing>
          <wp:inline distT="0" distB="0" distL="0" distR="0" wp14:anchorId="59837FA8" wp14:editId="26AC56C4">
            <wp:extent cx="2143125" cy="2143125"/>
            <wp:effectExtent l="0" t="0" r="9525" b="9525"/>
            <wp:docPr id="19634458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13CB005D" w14:textId="77777777" w:rsidR="006F5F5C" w:rsidRPr="00D27A98" w:rsidRDefault="006F5F5C" w:rsidP="006F5F5C">
      <w:pPr>
        <w:jc w:val="center"/>
        <w:rPr>
          <w:rFonts w:ascii="Times New Roman" w:hAnsi="Times New Roman"/>
          <w:b/>
          <w:sz w:val="32"/>
          <w:lang w:val="vi-VN"/>
          <w:rPrChange w:id="56" w:author="Quang Minh Le" w:date="2026-01-15T23:19:00Z" w16du:dateUtc="2026-01-15T16:19:00Z">
            <w:rPr>
              <w:rFonts w:ascii="Times New Roman" w:hAnsi="Times New Roman"/>
              <w:b/>
              <w:sz w:val="32"/>
              <w:lang w:val="nl-NL"/>
            </w:rPr>
          </w:rPrChange>
        </w:rPr>
      </w:pPr>
    </w:p>
    <w:p w14:paraId="6DD9AB5A" w14:textId="77777777" w:rsidR="00CB4629" w:rsidRPr="00D27A98" w:rsidRDefault="004F5752" w:rsidP="004F5752">
      <w:pPr>
        <w:spacing w:after="360"/>
        <w:jc w:val="center"/>
        <w:rPr>
          <w:rFonts w:ascii="Times New Roman" w:hAnsi="Times New Roman"/>
          <w:b/>
          <w:sz w:val="42"/>
          <w:szCs w:val="36"/>
          <w:lang w:val="vi-VN"/>
          <w:rPrChange w:id="57" w:author="Quang Minh Le" w:date="2026-01-15T23:19:00Z" w16du:dateUtc="2026-01-15T16:19:00Z">
            <w:rPr>
              <w:rFonts w:ascii="Times New Roman" w:hAnsi="Times New Roman"/>
              <w:b/>
              <w:sz w:val="42"/>
              <w:szCs w:val="36"/>
              <w:lang w:val="nl-NL"/>
            </w:rPr>
          </w:rPrChange>
        </w:rPr>
      </w:pPr>
      <w:r w:rsidRPr="00D27A98">
        <w:rPr>
          <w:rFonts w:ascii="Times New Roman" w:hAnsi="Times New Roman"/>
          <w:b/>
          <w:sz w:val="42"/>
          <w:szCs w:val="36"/>
          <w:lang w:val="vi-VN"/>
          <w:rPrChange w:id="58" w:author="Quang Minh Le" w:date="2026-01-15T23:19:00Z" w16du:dateUtc="2026-01-15T16:19:00Z">
            <w:rPr>
              <w:rFonts w:ascii="Times New Roman" w:hAnsi="Times New Roman"/>
              <w:b/>
              <w:sz w:val="42"/>
              <w:szCs w:val="36"/>
              <w:lang w:val="nl-NL"/>
            </w:rPr>
          </w:rPrChange>
        </w:rPr>
        <w:t>ĐỒ ÁN</w:t>
      </w:r>
      <w:r w:rsidR="00CB4629" w:rsidRPr="00D27A98">
        <w:rPr>
          <w:rFonts w:ascii="Times New Roman" w:hAnsi="Times New Roman"/>
          <w:b/>
          <w:sz w:val="42"/>
          <w:szCs w:val="36"/>
          <w:lang w:val="vi-VN"/>
          <w:rPrChange w:id="59" w:author="Quang Minh Le" w:date="2026-01-15T23:19:00Z" w16du:dateUtc="2026-01-15T16:19:00Z">
            <w:rPr>
              <w:rFonts w:ascii="Times New Roman" w:hAnsi="Times New Roman"/>
              <w:b/>
              <w:sz w:val="42"/>
              <w:szCs w:val="36"/>
              <w:lang w:val="nl-NL"/>
            </w:rPr>
          </w:rPrChange>
        </w:rPr>
        <w:t xml:space="preserve"> MÔN HỌC</w:t>
      </w:r>
      <w:r w:rsidRPr="00D27A98">
        <w:rPr>
          <w:rFonts w:ascii="Times New Roman" w:hAnsi="Times New Roman"/>
          <w:b/>
          <w:sz w:val="42"/>
          <w:szCs w:val="36"/>
          <w:lang w:val="vi-VN"/>
          <w:rPrChange w:id="60" w:author="Quang Minh Le" w:date="2026-01-15T23:19:00Z" w16du:dateUtc="2026-01-15T16:19:00Z">
            <w:rPr>
              <w:rFonts w:ascii="Times New Roman" w:hAnsi="Times New Roman"/>
              <w:b/>
              <w:sz w:val="42"/>
              <w:szCs w:val="36"/>
              <w:lang w:val="nl-NL"/>
            </w:rPr>
          </w:rPrChange>
        </w:rPr>
        <w:t xml:space="preserve"> </w:t>
      </w:r>
    </w:p>
    <w:p w14:paraId="528F850B" w14:textId="168AF189" w:rsidR="004F5752" w:rsidRPr="00D27A98" w:rsidRDefault="0016247C" w:rsidP="004F5752">
      <w:pPr>
        <w:spacing w:after="360"/>
        <w:jc w:val="center"/>
        <w:rPr>
          <w:rFonts w:ascii="Times New Roman" w:hAnsi="Times New Roman"/>
          <w:b/>
          <w:sz w:val="48"/>
          <w:szCs w:val="36"/>
          <w:lang w:val="vi-VN"/>
          <w:rPrChange w:id="61" w:author="Quang Minh Le" w:date="2026-01-15T23:19:00Z" w16du:dateUtc="2026-01-15T16:19:00Z">
            <w:rPr>
              <w:rFonts w:ascii="Times New Roman" w:hAnsi="Times New Roman"/>
              <w:b/>
              <w:sz w:val="48"/>
              <w:szCs w:val="36"/>
              <w:lang w:val="nl-NL"/>
            </w:rPr>
          </w:rPrChange>
        </w:rPr>
      </w:pPr>
      <w:r w:rsidRPr="00D27A98">
        <w:rPr>
          <w:rFonts w:ascii="Times New Roman" w:hAnsi="Times New Roman"/>
          <w:b/>
          <w:sz w:val="42"/>
          <w:szCs w:val="36"/>
          <w:lang w:val="vi-VN"/>
          <w:rPrChange w:id="62" w:author="Quang Minh Le" w:date="2026-01-15T23:19:00Z" w16du:dateUtc="2026-01-15T16:19:00Z">
            <w:rPr>
              <w:rFonts w:ascii="Times New Roman" w:hAnsi="Times New Roman"/>
              <w:b/>
              <w:sz w:val="42"/>
              <w:szCs w:val="36"/>
              <w:lang w:val="nl-NL"/>
            </w:rPr>
          </w:rPrChange>
        </w:rPr>
        <w:t xml:space="preserve">LẬP TRÌNH </w:t>
      </w:r>
      <w:r w:rsidR="005F115D" w:rsidRPr="00D27A98">
        <w:rPr>
          <w:rFonts w:ascii="Times New Roman" w:hAnsi="Times New Roman"/>
          <w:b/>
          <w:sz w:val="42"/>
          <w:szCs w:val="36"/>
          <w:lang w:val="vi-VN"/>
          <w:rPrChange w:id="63" w:author="Quang Minh Le" w:date="2026-01-15T23:19:00Z" w16du:dateUtc="2026-01-15T16:19:00Z">
            <w:rPr>
              <w:rFonts w:ascii="Times New Roman" w:hAnsi="Times New Roman"/>
              <w:b/>
              <w:sz w:val="42"/>
              <w:szCs w:val="36"/>
            </w:rPr>
          </w:rPrChange>
        </w:rPr>
        <w:t>NÂNG</w:t>
      </w:r>
      <w:r w:rsidR="005F115D" w:rsidRPr="00D27A98">
        <w:rPr>
          <w:rFonts w:ascii="Times New Roman" w:hAnsi="Times New Roman"/>
          <w:b/>
          <w:sz w:val="42"/>
          <w:szCs w:val="36"/>
          <w:lang w:val="vi-VN"/>
        </w:rPr>
        <w:t xml:space="preserve"> CAO</w:t>
      </w:r>
    </w:p>
    <w:p w14:paraId="1B6A598D" w14:textId="77777777" w:rsidR="00F312FA" w:rsidRPr="00D27A98" w:rsidRDefault="00F312FA" w:rsidP="00282DB6">
      <w:pPr>
        <w:spacing w:after="360"/>
        <w:rPr>
          <w:rFonts w:ascii="Times New Roman" w:hAnsi="Times New Roman"/>
          <w:b/>
          <w:sz w:val="36"/>
          <w:szCs w:val="36"/>
          <w:lang w:val="vi-VN"/>
          <w:rPrChange w:id="64" w:author="Quang Minh Le" w:date="2026-01-15T23:19:00Z" w16du:dateUtc="2026-01-15T16:19:00Z">
            <w:rPr>
              <w:rFonts w:ascii="Times New Roman" w:hAnsi="Times New Roman"/>
              <w:b/>
              <w:sz w:val="36"/>
              <w:szCs w:val="36"/>
              <w:lang w:val="nl-NL"/>
            </w:rPr>
          </w:rPrChange>
        </w:rPr>
      </w:pPr>
    </w:p>
    <w:p w14:paraId="59FA3D07" w14:textId="77777777" w:rsidR="004F5752" w:rsidRPr="00D27A98" w:rsidRDefault="004F5752" w:rsidP="004F5752">
      <w:pPr>
        <w:spacing w:line="360" w:lineRule="auto"/>
        <w:jc w:val="center"/>
        <w:rPr>
          <w:rFonts w:ascii="Times New Roman" w:hAnsi="Times New Roman"/>
          <w:b/>
          <w:sz w:val="38"/>
          <w:szCs w:val="40"/>
          <w:lang w:val="vi-VN"/>
          <w:rPrChange w:id="65" w:author="Quang Minh Le" w:date="2026-01-15T23:19:00Z" w16du:dateUtc="2026-01-15T16:19:00Z">
            <w:rPr>
              <w:rFonts w:ascii="Times New Roman" w:hAnsi="Times New Roman"/>
              <w:b/>
              <w:sz w:val="38"/>
              <w:szCs w:val="40"/>
              <w:lang w:val="nl-NL"/>
            </w:rPr>
          </w:rPrChange>
        </w:rPr>
      </w:pPr>
      <w:r w:rsidRPr="00D27A98">
        <w:rPr>
          <w:rFonts w:ascii="Times New Roman" w:hAnsi="Times New Roman"/>
          <w:b/>
          <w:sz w:val="38"/>
          <w:szCs w:val="40"/>
          <w:lang w:val="vi-VN"/>
          <w:rPrChange w:id="66" w:author="Quang Minh Le" w:date="2026-01-15T23:19:00Z" w16du:dateUtc="2026-01-15T16:19:00Z">
            <w:rPr>
              <w:rFonts w:ascii="Times New Roman" w:hAnsi="Times New Roman"/>
              <w:b/>
              <w:sz w:val="38"/>
              <w:szCs w:val="40"/>
              <w:lang w:val="nl-NL"/>
            </w:rPr>
          </w:rPrChange>
        </w:rPr>
        <w:t xml:space="preserve">XÂY DỰNG </w:t>
      </w:r>
      <w:r w:rsidR="0016247C" w:rsidRPr="00D27A98">
        <w:rPr>
          <w:rFonts w:ascii="Times New Roman" w:hAnsi="Times New Roman"/>
          <w:b/>
          <w:sz w:val="38"/>
          <w:szCs w:val="40"/>
          <w:lang w:val="vi-VN"/>
          <w:rPrChange w:id="67" w:author="Quang Minh Le" w:date="2026-01-15T23:19:00Z" w16du:dateUtc="2026-01-15T16:19:00Z">
            <w:rPr>
              <w:rFonts w:ascii="Times New Roman" w:hAnsi="Times New Roman"/>
              <w:b/>
              <w:sz w:val="38"/>
              <w:szCs w:val="40"/>
              <w:lang w:val="nl-NL"/>
            </w:rPr>
          </w:rPrChange>
        </w:rPr>
        <w:t>PHẦN MỀM QUẢN LÝ CỬA HÀNG MUA BÁN ĐIỆN THOẠI</w:t>
      </w:r>
    </w:p>
    <w:p w14:paraId="70042855" w14:textId="77777777" w:rsidR="006F4E12" w:rsidRPr="00D27A98" w:rsidRDefault="006F4E12" w:rsidP="006F4E12">
      <w:pPr>
        <w:rPr>
          <w:rFonts w:ascii="Times New Roman" w:hAnsi="Times New Roman"/>
          <w:lang w:val="vi-VN"/>
          <w:rPrChange w:id="68" w:author="Quang Minh Le" w:date="2026-01-15T23:19:00Z" w16du:dateUtc="2026-01-15T16:19:00Z">
            <w:rPr>
              <w:rFonts w:ascii="Times New Roman" w:hAnsi="Times New Roman"/>
              <w:lang w:val="nl-NL"/>
            </w:rPr>
          </w:rPrChange>
        </w:rPr>
      </w:pPr>
    </w:p>
    <w:p w14:paraId="6A8C2935" w14:textId="77777777" w:rsidR="006F4E12" w:rsidRPr="00D27A98" w:rsidRDefault="006F4E12" w:rsidP="006F4E12">
      <w:pPr>
        <w:rPr>
          <w:rFonts w:ascii="Times New Roman" w:hAnsi="Times New Roman"/>
          <w:lang w:val="vi-VN"/>
          <w:rPrChange w:id="69" w:author="Quang Minh Le" w:date="2026-01-15T23:19:00Z" w16du:dateUtc="2026-01-15T16:19:00Z">
            <w:rPr>
              <w:rFonts w:ascii="Times New Roman" w:hAnsi="Times New Roman"/>
              <w:lang w:val="nl-NL"/>
            </w:rPr>
          </w:rPrChange>
        </w:rPr>
      </w:pPr>
    </w:p>
    <w:p w14:paraId="1E15B87D" w14:textId="77777777" w:rsidR="006F4E12" w:rsidRPr="00D27A98" w:rsidRDefault="006F4E12" w:rsidP="006F4E12">
      <w:pPr>
        <w:rPr>
          <w:rFonts w:ascii="Times New Roman" w:hAnsi="Times New Roman"/>
          <w:lang w:val="vi-VN"/>
          <w:rPrChange w:id="70" w:author="Quang Minh Le" w:date="2026-01-15T23:19:00Z" w16du:dateUtc="2026-01-15T16:19:00Z">
            <w:rPr>
              <w:rFonts w:ascii="Times New Roman" w:hAnsi="Times New Roman"/>
              <w:lang w:val="nl-NL"/>
            </w:rPr>
          </w:rPrChange>
        </w:rPr>
      </w:pPr>
    </w:p>
    <w:p w14:paraId="42534BE8" w14:textId="77777777" w:rsidR="006F4E12" w:rsidRPr="00D27A98" w:rsidRDefault="006F4E12" w:rsidP="006F4E12">
      <w:pPr>
        <w:rPr>
          <w:rFonts w:ascii="Times New Roman" w:hAnsi="Times New Roman"/>
          <w:lang w:val="vi-VN"/>
          <w:rPrChange w:id="71" w:author="Quang Minh Le" w:date="2026-01-15T23:19:00Z" w16du:dateUtc="2026-01-15T16:19:00Z">
            <w:rPr>
              <w:rFonts w:ascii="Times New Roman" w:hAnsi="Times New Roman"/>
              <w:lang w:val="nl-NL"/>
            </w:rPr>
          </w:rPrChange>
        </w:rPr>
      </w:pPr>
    </w:p>
    <w:p w14:paraId="1093DB7A" w14:textId="77777777" w:rsidR="006F4E12" w:rsidRPr="00D27A98" w:rsidRDefault="006F4E12" w:rsidP="006F4E12">
      <w:pPr>
        <w:rPr>
          <w:rFonts w:ascii="Times New Roman" w:hAnsi="Times New Roman"/>
          <w:lang w:val="vi-VN"/>
          <w:rPrChange w:id="72" w:author="Quang Minh Le" w:date="2026-01-15T23:19:00Z" w16du:dateUtc="2026-01-15T16:19:00Z">
            <w:rPr>
              <w:rFonts w:ascii="Times New Roman" w:hAnsi="Times New Roman"/>
              <w:lang w:val="nl-NL"/>
            </w:rPr>
          </w:rPrChange>
        </w:rPr>
      </w:pPr>
    </w:p>
    <w:p w14:paraId="135782C8" w14:textId="3935C3FF" w:rsidR="0016247C" w:rsidRPr="00D27A98" w:rsidRDefault="0016247C" w:rsidP="0016247C">
      <w:pPr>
        <w:tabs>
          <w:tab w:val="left" w:pos="4253"/>
        </w:tabs>
        <w:ind w:left="720"/>
        <w:rPr>
          <w:rFonts w:ascii="Times New Roman" w:hAnsi="Times New Roman"/>
          <w:b/>
          <w:sz w:val="28"/>
          <w:szCs w:val="28"/>
          <w:lang w:val="vi-VN"/>
        </w:rPr>
      </w:pPr>
      <w:r w:rsidRPr="00D27A98">
        <w:rPr>
          <w:rFonts w:ascii="Times New Roman" w:hAnsi="Times New Roman"/>
          <w:b/>
          <w:sz w:val="28"/>
          <w:szCs w:val="28"/>
          <w:lang w:val="vi-VN"/>
        </w:rPr>
        <w:t>GVHD</w:t>
      </w:r>
      <w:r w:rsidRPr="00D27A98">
        <w:rPr>
          <w:rFonts w:ascii="Times New Roman" w:hAnsi="Times New Roman"/>
          <w:b/>
          <w:sz w:val="28"/>
          <w:szCs w:val="28"/>
          <w:lang w:val="vi-VN"/>
          <w:rPrChange w:id="73" w:author="Quang Minh Le" w:date="2026-01-15T23:19:00Z" w16du:dateUtc="2026-01-15T16:19:00Z">
            <w:rPr>
              <w:rFonts w:ascii="Times New Roman" w:hAnsi="Times New Roman"/>
              <w:b/>
              <w:sz w:val="28"/>
              <w:szCs w:val="28"/>
              <w:lang w:val="nl-NL"/>
            </w:rPr>
          </w:rPrChange>
        </w:rPr>
        <w:t>:</w:t>
      </w:r>
      <w:r w:rsidRPr="00D27A98">
        <w:rPr>
          <w:rFonts w:ascii="Times New Roman" w:hAnsi="Times New Roman"/>
          <w:b/>
          <w:bCs/>
          <w:sz w:val="28"/>
          <w:szCs w:val="28"/>
          <w:lang w:val="vi-VN"/>
          <w:rPrChange w:id="74" w:author="Quang Minh Le" w:date="2026-01-15T23:19:00Z" w16du:dateUtc="2026-01-15T16:19:00Z">
            <w:rPr>
              <w:rFonts w:ascii="Times New Roman" w:hAnsi="Times New Roman"/>
              <w:b/>
              <w:bCs/>
              <w:sz w:val="28"/>
              <w:szCs w:val="28"/>
              <w:lang w:val="nl-NL"/>
            </w:rPr>
          </w:rPrChange>
        </w:rPr>
        <w:t xml:space="preserve"> </w:t>
      </w:r>
      <w:r w:rsidR="005F115D" w:rsidRPr="00D27A98">
        <w:rPr>
          <w:rFonts w:ascii="Times New Roman" w:hAnsi="Times New Roman"/>
          <w:b/>
          <w:bCs/>
          <w:sz w:val="28"/>
          <w:szCs w:val="28"/>
          <w:lang w:val="vi-VN"/>
          <w:rPrChange w:id="75" w:author="Quang Minh Le" w:date="2026-01-15T23:19:00Z" w16du:dateUtc="2026-01-15T16:19:00Z">
            <w:rPr>
              <w:rFonts w:ascii="Times New Roman" w:hAnsi="Times New Roman"/>
              <w:b/>
              <w:bCs/>
              <w:sz w:val="28"/>
              <w:szCs w:val="28"/>
              <w:lang w:val="nl-NL"/>
            </w:rPr>
          </w:rPrChange>
        </w:rPr>
        <w:t>NGUYỄN</w:t>
      </w:r>
      <w:r w:rsidR="005F115D" w:rsidRPr="00D27A98">
        <w:rPr>
          <w:rFonts w:ascii="Times New Roman" w:hAnsi="Times New Roman"/>
          <w:b/>
          <w:bCs/>
          <w:sz w:val="28"/>
          <w:szCs w:val="28"/>
          <w:lang w:val="vi-VN"/>
        </w:rPr>
        <w:t xml:space="preserve"> THỊ HUỆ</w:t>
      </w:r>
    </w:p>
    <w:p w14:paraId="1F40F39F" w14:textId="32E1D0EB" w:rsidR="0016247C" w:rsidRPr="00D27A98" w:rsidRDefault="0016247C" w:rsidP="0016247C">
      <w:pPr>
        <w:tabs>
          <w:tab w:val="left" w:pos="4253"/>
        </w:tabs>
        <w:ind w:left="720"/>
        <w:rPr>
          <w:rFonts w:ascii="Times New Roman" w:hAnsi="Times New Roman"/>
          <w:b/>
          <w:bCs/>
          <w:sz w:val="28"/>
          <w:szCs w:val="28"/>
          <w:lang w:val="vi-VN"/>
        </w:rPr>
      </w:pPr>
      <w:r w:rsidRPr="00D27A98">
        <w:rPr>
          <w:rFonts w:ascii="Times New Roman" w:hAnsi="Times New Roman"/>
          <w:b/>
          <w:sz w:val="28"/>
          <w:szCs w:val="28"/>
          <w:lang w:val="vi-VN"/>
        </w:rPr>
        <w:t>SVTH</w:t>
      </w:r>
      <w:r w:rsidRPr="00D27A98">
        <w:rPr>
          <w:rFonts w:ascii="Times New Roman" w:hAnsi="Times New Roman"/>
          <w:b/>
          <w:sz w:val="28"/>
          <w:szCs w:val="28"/>
          <w:lang w:val="vi-VN"/>
          <w:rPrChange w:id="76" w:author="Quang Minh Le" w:date="2026-01-15T23:19:00Z" w16du:dateUtc="2026-01-15T16:19:00Z">
            <w:rPr>
              <w:rFonts w:ascii="Times New Roman" w:hAnsi="Times New Roman"/>
              <w:b/>
              <w:sz w:val="28"/>
              <w:szCs w:val="28"/>
              <w:lang w:val="nl-NL"/>
            </w:rPr>
          </w:rPrChange>
        </w:rPr>
        <w:t>:</w:t>
      </w:r>
      <w:r w:rsidRPr="00D27A98">
        <w:rPr>
          <w:rFonts w:ascii="Times New Roman" w:hAnsi="Times New Roman"/>
          <w:b/>
          <w:bCs/>
          <w:sz w:val="28"/>
          <w:szCs w:val="28"/>
          <w:lang w:val="vi-VN"/>
          <w:rPrChange w:id="77" w:author="Quang Minh Le" w:date="2026-01-15T23:19:00Z" w16du:dateUtc="2026-01-15T16:19:00Z">
            <w:rPr>
              <w:rFonts w:ascii="Times New Roman" w:hAnsi="Times New Roman"/>
              <w:b/>
              <w:bCs/>
              <w:sz w:val="28"/>
              <w:szCs w:val="28"/>
              <w:lang w:val="nl-NL"/>
            </w:rPr>
          </w:rPrChange>
        </w:rPr>
        <w:t xml:space="preserve"> </w:t>
      </w:r>
      <w:r w:rsidR="005F115D" w:rsidRPr="00D27A98">
        <w:rPr>
          <w:rFonts w:ascii="Times New Roman" w:hAnsi="Times New Roman"/>
          <w:b/>
          <w:bCs/>
          <w:sz w:val="28"/>
          <w:szCs w:val="28"/>
          <w:lang w:val="vi-VN"/>
          <w:rPrChange w:id="78" w:author="Quang Minh Le" w:date="2026-01-15T23:19:00Z" w16du:dateUtc="2026-01-15T16:19:00Z">
            <w:rPr>
              <w:rFonts w:ascii="Times New Roman" w:hAnsi="Times New Roman"/>
              <w:b/>
              <w:bCs/>
              <w:sz w:val="28"/>
              <w:szCs w:val="28"/>
            </w:rPr>
          </w:rPrChange>
        </w:rPr>
        <w:t>LÊ QUANG</w:t>
      </w:r>
      <w:r w:rsidR="005F115D" w:rsidRPr="00D27A98">
        <w:rPr>
          <w:rFonts w:ascii="Times New Roman" w:hAnsi="Times New Roman"/>
          <w:b/>
          <w:bCs/>
          <w:sz w:val="28"/>
          <w:szCs w:val="28"/>
          <w:lang w:val="vi-VN"/>
        </w:rPr>
        <w:t xml:space="preserve"> MINH</w:t>
      </w:r>
      <w:r w:rsidRPr="00D27A98">
        <w:rPr>
          <w:rFonts w:ascii="Times New Roman" w:hAnsi="Times New Roman"/>
          <w:b/>
          <w:bCs/>
          <w:sz w:val="28"/>
          <w:szCs w:val="28"/>
          <w:lang w:val="vi-VN"/>
          <w:rPrChange w:id="79" w:author="Quang Minh Le" w:date="2026-01-15T23:19:00Z" w16du:dateUtc="2026-01-15T16:19:00Z">
            <w:rPr>
              <w:rFonts w:ascii="Times New Roman" w:hAnsi="Times New Roman"/>
              <w:b/>
              <w:bCs/>
              <w:sz w:val="28"/>
              <w:szCs w:val="28"/>
              <w:lang w:val="nl-NL"/>
            </w:rPr>
          </w:rPrChange>
        </w:rPr>
        <w:tab/>
      </w:r>
      <w:r w:rsidRPr="00D27A98">
        <w:rPr>
          <w:rFonts w:ascii="Times New Roman" w:hAnsi="Times New Roman"/>
          <w:b/>
          <w:bCs/>
          <w:sz w:val="28"/>
          <w:szCs w:val="28"/>
          <w:lang w:val="vi-VN"/>
          <w:rPrChange w:id="80" w:author="Quang Minh Le" w:date="2026-01-15T23:19:00Z" w16du:dateUtc="2026-01-15T16:19:00Z">
            <w:rPr>
              <w:rFonts w:ascii="Times New Roman" w:hAnsi="Times New Roman"/>
              <w:b/>
              <w:bCs/>
              <w:sz w:val="28"/>
              <w:szCs w:val="28"/>
              <w:lang w:val="nl-NL"/>
            </w:rPr>
          </w:rPrChange>
        </w:rPr>
        <w:tab/>
      </w:r>
      <w:r w:rsidRPr="00D27A98">
        <w:rPr>
          <w:rFonts w:ascii="Times New Roman" w:hAnsi="Times New Roman"/>
          <w:b/>
          <w:bCs/>
          <w:sz w:val="28"/>
          <w:szCs w:val="28"/>
          <w:lang w:val="vi-VN"/>
          <w:rPrChange w:id="81" w:author="Quang Minh Le" w:date="2026-01-15T23:19:00Z" w16du:dateUtc="2026-01-15T16:19:00Z">
            <w:rPr>
              <w:rFonts w:ascii="Times New Roman" w:hAnsi="Times New Roman"/>
              <w:b/>
              <w:bCs/>
              <w:sz w:val="28"/>
              <w:szCs w:val="28"/>
              <w:lang w:val="nl-NL"/>
            </w:rPr>
          </w:rPrChange>
        </w:rPr>
        <w:tab/>
      </w:r>
      <w:r w:rsidRPr="00D27A98">
        <w:rPr>
          <w:rFonts w:ascii="Times New Roman" w:hAnsi="Times New Roman"/>
          <w:b/>
          <w:bCs/>
          <w:sz w:val="28"/>
          <w:szCs w:val="28"/>
          <w:lang w:val="vi-VN"/>
          <w:rPrChange w:id="82" w:author="Quang Minh Le" w:date="2026-01-15T23:19:00Z" w16du:dateUtc="2026-01-15T16:19:00Z">
            <w:rPr>
              <w:rFonts w:ascii="Times New Roman" w:hAnsi="Times New Roman"/>
              <w:b/>
              <w:bCs/>
              <w:sz w:val="28"/>
              <w:szCs w:val="28"/>
              <w:lang w:val="nl-NL"/>
            </w:rPr>
          </w:rPrChange>
        </w:rPr>
        <w:tab/>
        <w:t xml:space="preserve">- </w:t>
      </w:r>
      <w:r w:rsidRPr="00D27A98">
        <w:rPr>
          <w:rFonts w:ascii="Times New Roman" w:hAnsi="Times New Roman"/>
          <w:b/>
          <w:bCs/>
          <w:sz w:val="28"/>
          <w:szCs w:val="28"/>
          <w:lang w:val="vi-VN"/>
        </w:rPr>
        <w:t>MSSV:</w:t>
      </w:r>
      <w:r w:rsidR="005F115D" w:rsidRPr="00D27A98">
        <w:rPr>
          <w:rFonts w:ascii="Times New Roman" w:hAnsi="Times New Roman"/>
          <w:b/>
          <w:bCs/>
          <w:sz w:val="28"/>
          <w:szCs w:val="28"/>
          <w:lang w:val="vi-VN"/>
        </w:rPr>
        <w:t xml:space="preserve"> 23110195</w:t>
      </w:r>
    </w:p>
    <w:p w14:paraId="3DEAAEC3" w14:textId="729D4160" w:rsidR="0016247C" w:rsidRPr="00D27A98" w:rsidRDefault="0016247C" w:rsidP="0016247C">
      <w:pPr>
        <w:tabs>
          <w:tab w:val="left" w:pos="4253"/>
        </w:tabs>
        <w:ind w:left="720"/>
        <w:rPr>
          <w:rFonts w:ascii="Times New Roman" w:hAnsi="Times New Roman"/>
          <w:b/>
          <w:sz w:val="28"/>
          <w:szCs w:val="28"/>
          <w:lang w:val="vi-VN"/>
          <w:rPrChange w:id="83" w:author="Quang Minh Le" w:date="2026-01-15T23:19:00Z" w16du:dateUtc="2026-01-15T16:19:00Z">
            <w:rPr>
              <w:rFonts w:ascii="Times New Roman" w:hAnsi="Times New Roman"/>
              <w:b/>
              <w:sz w:val="28"/>
              <w:szCs w:val="28"/>
              <w:lang w:val="nl-NL"/>
            </w:rPr>
          </w:rPrChange>
        </w:rPr>
      </w:pPr>
      <w:r w:rsidRPr="00D27A98">
        <w:rPr>
          <w:rFonts w:ascii="Times New Roman" w:hAnsi="Times New Roman"/>
          <w:b/>
          <w:sz w:val="28"/>
          <w:szCs w:val="28"/>
          <w:lang w:val="vi-VN"/>
          <w:rPrChange w:id="84" w:author="Quang Minh Le" w:date="2026-01-15T23:19:00Z" w16du:dateUtc="2026-01-15T16:19:00Z">
            <w:rPr>
              <w:rFonts w:ascii="Times New Roman" w:hAnsi="Times New Roman"/>
              <w:b/>
              <w:sz w:val="28"/>
              <w:szCs w:val="28"/>
              <w:lang w:val="nl-NL"/>
            </w:rPr>
          </w:rPrChange>
        </w:rPr>
        <w:t xml:space="preserve">LỚP: </w:t>
      </w:r>
      <w:r w:rsidR="005F115D" w:rsidRPr="00D27A98">
        <w:rPr>
          <w:rFonts w:ascii="Times New Roman" w:hAnsi="Times New Roman"/>
          <w:b/>
          <w:sz w:val="28"/>
          <w:szCs w:val="28"/>
          <w:lang w:val="vi-VN"/>
          <w:rPrChange w:id="85" w:author="Quang Minh Le" w:date="2026-01-15T23:19:00Z" w16du:dateUtc="2026-01-15T16:19:00Z">
            <w:rPr>
              <w:rFonts w:ascii="Times New Roman" w:hAnsi="Times New Roman"/>
              <w:b/>
              <w:sz w:val="28"/>
              <w:szCs w:val="28"/>
            </w:rPr>
          </w:rPrChange>
        </w:rPr>
        <w:t>CSE3010 1</w:t>
      </w:r>
    </w:p>
    <w:p w14:paraId="6F3F4CDF" w14:textId="77777777" w:rsidR="007E3344" w:rsidRPr="00D27A98" w:rsidRDefault="006F4E12" w:rsidP="0016247C">
      <w:pPr>
        <w:tabs>
          <w:tab w:val="left" w:pos="4253"/>
        </w:tabs>
        <w:rPr>
          <w:rFonts w:ascii="Times New Roman" w:hAnsi="Times New Roman"/>
          <w:lang w:val="vi-VN"/>
          <w:rPrChange w:id="86" w:author="Quang Minh Le" w:date="2026-01-15T23:19:00Z" w16du:dateUtc="2026-01-15T16:19:00Z">
            <w:rPr>
              <w:rFonts w:ascii="Times New Roman" w:hAnsi="Times New Roman"/>
              <w:lang w:val="nl-NL"/>
            </w:rPr>
          </w:rPrChange>
        </w:rPr>
      </w:pPr>
      <w:r w:rsidRPr="00D27A98">
        <w:rPr>
          <w:rFonts w:ascii="Times New Roman" w:hAnsi="Times New Roman"/>
          <w:b/>
          <w:sz w:val="28"/>
          <w:szCs w:val="28"/>
          <w:lang w:val="vi-VN"/>
          <w:rPrChange w:id="87" w:author="Quang Minh Le" w:date="2026-01-15T23:19:00Z" w16du:dateUtc="2026-01-15T16:19:00Z">
            <w:rPr>
              <w:rFonts w:ascii="Times New Roman" w:hAnsi="Times New Roman"/>
              <w:b/>
              <w:sz w:val="28"/>
              <w:szCs w:val="28"/>
              <w:lang w:val="nl-NL"/>
            </w:rPr>
          </w:rPrChange>
        </w:rPr>
        <w:tab/>
      </w:r>
    </w:p>
    <w:p w14:paraId="6A7505A3" w14:textId="77777777" w:rsidR="007E3344" w:rsidRPr="00D27A98" w:rsidRDefault="007E3344" w:rsidP="006F4E12">
      <w:pPr>
        <w:tabs>
          <w:tab w:val="left" w:pos="2268"/>
        </w:tabs>
        <w:rPr>
          <w:rFonts w:ascii="Times New Roman" w:hAnsi="Times New Roman"/>
          <w:lang w:val="vi-VN"/>
          <w:rPrChange w:id="88" w:author="Quang Minh Le" w:date="2026-01-15T23:19:00Z" w16du:dateUtc="2026-01-15T16:19:00Z">
            <w:rPr>
              <w:rFonts w:ascii="Times New Roman" w:hAnsi="Times New Roman"/>
              <w:lang w:val="nl-NL"/>
            </w:rPr>
          </w:rPrChange>
        </w:rPr>
      </w:pPr>
    </w:p>
    <w:p w14:paraId="26663D85" w14:textId="77777777" w:rsidR="007E3344" w:rsidRPr="00D27A98" w:rsidRDefault="007E3344" w:rsidP="006F4E12">
      <w:pPr>
        <w:tabs>
          <w:tab w:val="left" w:pos="2268"/>
        </w:tabs>
        <w:rPr>
          <w:rFonts w:ascii="Times New Roman" w:hAnsi="Times New Roman"/>
          <w:lang w:val="vi-VN"/>
          <w:rPrChange w:id="89" w:author="Quang Minh Le" w:date="2026-01-15T23:19:00Z" w16du:dateUtc="2026-01-15T16:19:00Z">
            <w:rPr>
              <w:rFonts w:ascii="Times New Roman" w:hAnsi="Times New Roman"/>
              <w:lang w:val="nl-NL"/>
            </w:rPr>
          </w:rPrChange>
        </w:rPr>
      </w:pPr>
    </w:p>
    <w:p w14:paraId="3B52E218" w14:textId="77777777" w:rsidR="007E3344" w:rsidRPr="00D27A98" w:rsidRDefault="007E3344" w:rsidP="006F4E12">
      <w:pPr>
        <w:tabs>
          <w:tab w:val="left" w:pos="2268"/>
        </w:tabs>
        <w:rPr>
          <w:rFonts w:ascii="Times New Roman" w:hAnsi="Times New Roman"/>
          <w:lang w:val="vi-VN"/>
          <w:rPrChange w:id="90" w:author="Quang Minh Le" w:date="2026-01-15T23:19:00Z" w16du:dateUtc="2026-01-15T16:19:00Z">
            <w:rPr>
              <w:rFonts w:ascii="Times New Roman" w:hAnsi="Times New Roman"/>
              <w:lang w:val="nl-NL"/>
            </w:rPr>
          </w:rPrChange>
        </w:rPr>
      </w:pPr>
    </w:p>
    <w:p w14:paraId="75B89732" w14:textId="77777777" w:rsidR="007E3344" w:rsidRPr="00D27A98" w:rsidRDefault="007E3344" w:rsidP="006F4E12">
      <w:pPr>
        <w:tabs>
          <w:tab w:val="left" w:pos="2268"/>
        </w:tabs>
        <w:rPr>
          <w:rFonts w:ascii="Times New Roman" w:hAnsi="Times New Roman"/>
          <w:lang w:val="vi-VN"/>
          <w:rPrChange w:id="91" w:author="Quang Minh Le" w:date="2026-01-15T23:19:00Z" w16du:dateUtc="2026-01-15T16:19:00Z">
            <w:rPr>
              <w:rFonts w:ascii="Times New Roman" w:hAnsi="Times New Roman"/>
              <w:lang w:val="nl-NL"/>
            </w:rPr>
          </w:rPrChange>
        </w:rPr>
      </w:pPr>
    </w:p>
    <w:p w14:paraId="458D4942" w14:textId="77777777" w:rsidR="007E3344" w:rsidRPr="00D27A98" w:rsidRDefault="007E3344" w:rsidP="006F4E12">
      <w:pPr>
        <w:tabs>
          <w:tab w:val="left" w:pos="2268"/>
        </w:tabs>
        <w:rPr>
          <w:rFonts w:ascii="Times New Roman" w:hAnsi="Times New Roman"/>
          <w:lang w:val="vi-VN"/>
          <w:rPrChange w:id="92" w:author="Quang Minh Le" w:date="2026-01-15T23:19:00Z" w16du:dateUtc="2026-01-15T16:19:00Z">
            <w:rPr>
              <w:rFonts w:ascii="Times New Roman" w:hAnsi="Times New Roman"/>
              <w:lang w:val="nl-NL"/>
            </w:rPr>
          </w:rPrChange>
        </w:rPr>
      </w:pPr>
    </w:p>
    <w:p w14:paraId="584038A0" w14:textId="77777777" w:rsidR="006F4E12" w:rsidRPr="00D27A98" w:rsidRDefault="006F4E12" w:rsidP="006F4E12">
      <w:pPr>
        <w:tabs>
          <w:tab w:val="left" w:pos="2268"/>
        </w:tabs>
        <w:rPr>
          <w:rFonts w:ascii="Times New Roman" w:hAnsi="Times New Roman"/>
          <w:lang w:val="vi-VN"/>
          <w:rPrChange w:id="93" w:author="Quang Minh Le" w:date="2026-01-15T23:19:00Z" w16du:dateUtc="2026-01-15T16:19:00Z">
            <w:rPr>
              <w:rFonts w:ascii="Times New Roman" w:hAnsi="Times New Roman"/>
              <w:lang w:val="nl-NL"/>
            </w:rPr>
          </w:rPrChange>
        </w:rPr>
      </w:pPr>
    </w:p>
    <w:p w14:paraId="4A4E8DDA" w14:textId="79184F01" w:rsidR="00FC33A9" w:rsidRPr="00D27A98" w:rsidRDefault="005F115D" w:rsidP="005F115D">
      <w:pPr>
        <w:spacing w:after="240"/>
        <w:jc w:val="center"/>
        <w:rPr>
          <w:rFonts w:ascii="Times New Roman" w:hAnsi="Times New Roman"/>
          <w:b/>
          <w:i/>
          <w:sz w:val="26"/>
          <w:szCs w:val="26"/>
          <w:lang w:val="vi-VN"/>
        </w:rPr>
      </w:pPr>
      <w:r w:rsidRPr="00D27A98">
        <w:rPr>
          <w:rFonts w:ascii="Times New Roman" w:hAnsi="Times New Roman"/>
          <w:b/>
          <w:sz w:val="26"/>
          <w:szCs w:val="26"/>
          <w:lang w:val="vi-VN"/>
          <w:rPrChange w:id="94" w:author="Quang Minh Le" w:date="2026-01-15T23:19:00Z" w16du:dateUtc="2026-01-15T16:19:00Z">
            <w:rPr>
              <w:rFonts w:ascii="Times New Roman" w:hAnsi="Times New Roman"/>
              <w:b/>
              <w:sz w:val="26"/>
              <w:szCs w:val="26"/>
              <w:lang w:val="nl-NL"/>
            </w:rPr>
          </w:rPrChange>
        </w:rPr>
        <w:t>HÀ</w:t>
      </w:r>
      <w:r w:rsidRPr="00D27A98">
        <w:rPr>
          <w:rFonts w:ascii="Times New Roman" w:hAnsi="Times New Roman"/>
          <w:b/>
          <w:sz w:val="26"/>
          <w:szCs w:val="26"/>
          <w:lang w:val="vi-VN"/>
        </w:rPr>
        <w:t xml:space="preserve"> NỘI</w:t>
      </w:r>
      <w:r w:rsidR="00F803F7" w:rsidRPr="00D27A98">
        <w:rPr>
          <w:rFonts w:ascii="Times New Roman" w:hAnsi="Times New Roman"/>
          <w:b/>
          <w:sz w:val="26"/>
          <w:szCs w:val="26"/>
          <w:lang w:val="vi-VN"/>
          <w:rPrChange w:id="95" w:author="Quang Minh Le" w:date="2026-01-15T23:19:00Z" w16du:dateUtc="2026-01-15T16:19:00Z">
            <w:rPr>
              <w:rFonts w:ascii="Times New Roman" w:hAnsi="Times New Roman"/>
              <w:b/>
              <w:sz w:val="26"/>
              <w:szCs w:val="26"/>
              <w:lang w:val="nl-NL"/>
            </w:rPr>
          </w:rPrChange>
        </w:rPr>
        <w:t xml:space="preserve">– </w:t>
      </w:r>
      <w:r w:rsidRPr="00D27A98">
        <w:rPr>
          <w:rFonts w:ascii="Times New Roman" w:hAnsi="Times New Roman"/>
          <w:b/>
          <w:sz w:val="26"/>
          <w:szCs w:val="26"/>
          <w:lang w:val="vi-VN"/>
          <w:rPrChange w:id="96" w:author="Quang Minh Le" w:date="2026-01-15T23:19:00Z" w16du:dateUtc="2026-01-15T16:19:00Z">
            <w:rPr>
              <w:rFonts w:ascii="Times New Roman" w:hAnsi="Times New Roman"/>
              <w:b/>
              <w:sz w:val="26"/>
              <w:szCs w:val="26"/>
              <w:lang w:val="nl-NL"/>
            </w:rPr>
          </w:rPrChange>
        </w:rPr>
        <w:t>01</w:t>
      </w:r>
      <w:r w:rsidRPr="00D27A98">
        <w:rPr>
          <w:rFonts w:ascii="Times New Roman" w:hAnsi="Times New Roman"/>
          <w:b/>
          <w:sz w:val="26"/>
          <w:szCs w:val="26"/>
          <w:lang w:val="vi-VN"/>
        </w:rPr>
        <w:t>/2026</w:t>
      </w:r>
      <w:r w:rsidR="006F5F5C" w:rsidRPr="00D27A98">
        <w:rPr>
          <w:rFonts w:ascii="Times New Roman" w:hAnsi="Times New Roman"/>
          <w:b/>
          <w:i/>
          <w:sz w:val="26"/>
          <w:szCs w:val="26"/>
          <w:lang w:val="vi-VN"/>
          <w:rPrChange w:id="97" w:author="Quang Minh Le" w:date="2026-01-15T23:19:00Z" w16du:dateUtc="2026-01-15T16:19:00Z">
            <w:rPr>
              <w:rFonts w:ascii="Times New Roman" w:hAnsi="Times New Roman"/>
              <w:b/>
              <w:i/>
              <w:sz w:val="26"/>
              <w:szCs w:val="26"/>
              <w:lang w:val="nl-NL"/>
            </w:rPr>
          </w:rPrChange>
        </w:rPr>
        <w:br w:type="page"/>
      </w:r>
      <w:bookmarkEnd w:id="44"/>
      <w:bookmarkEnd w:id="45"/>
      <w:bookmarkEnd w:id="46"/>
      <w:bookmarkEnd w:id="47"/>
    </w:p>
    <w:p w14:paraId="42A4C83A" w14:textId="77777777" w:rsidR="00FC33A9" w:rsidRPr="00D27A98" w:rsidRDefault="00FC33A9">
      <w:pPr>
        <w:spacing w:line="240" w:lineRule="auto"/>
        <w:rPr>
          <w:rFonts w:ascii="Times New Roman" w:hAnsi="Times New Roman"/>
          <w:b/>
          <w:sz w:val="28"/>
          <w:szCs w:val="26"/>
          <w:lang w:val="vi-VN"/>
          <w:rPrChange w:id="98" w:author="Quang Minh Le" w:date="2026-01-15T23:19:00Z" w16du:dateUtc="2026-01-15T16:19:00Z">
            <w:rPr>
              <w:rFonts w:ascii="Times New Roman" w:hAnsi="Times New Roman"/>
              <w:b/>
              <w:sz w:val="28"/>
              <w:szCs w:val="26"/>
              <w:lang w:val="nl-NL"/>
            </w:rPr>
          </w:rPrChange>
        </w:rPr>
      </w:pPr>
    </w:p>
    <w:p w14:paraId="46A21F5A" w14:textId="77777777" w:rsidR="00DD0784" w:rsidRPr="00D27A98" w:rsidRDefault="00DD0784" w:rsidP="00B35FFC">
      <w:pPr>
        <w:pStyle w:val="11"/>
        <w:rPr>
          <w:lang w:val="vi-VN"/>
          <w:rPrChange w:id="99" w:author="Quang Minh Le" w:date="2026-01-15T23:19:00Z" w16du:dateUtc="2026-01-15T16:19:00Z">
            <w:rPr/>
          </w:rPrChange>
        </w:rPr>
      </w:pPr>
      <w:bookmarkStart w:id="100" w:name="_Toc533748357"/>
      <w:r w:rsidRPr="00D27A98">
        <w:rPr>
          <w:lang w:val="vi-VN"/>
          <w:rPrChange w:id="101" w:author="Quang Minh Le" w:date="2026-01-15T23:19:00Z" w16du:dateUtc="2026-01-15T16:19:00Z">
            <w:rPr/>
          </w:rPrChange>
        </w:rPr>
        <w:t>MỞ ĐẦU</w:t>
      </w:r>
      <w:bookmarkEnd w:id="48"/>
      <w:bookmarkEnd w:id="100"/>
    </w:p>
    <w:p w14:paraId="5499A812" w14:textId="77777777" w:rsidR="008C45AB" w:rsidRPr="00D27A98" w:rsidRDefault="008C45AB" w:rsidP="00B35FFC">
      <w:pPr>
        <w:pStyle w:val="11"/>
        <w:rPr>
          <w:lang w:val="vi-VN"/>
          <w:rPrChange w:id="102" w:author="Quang Minh Le" w:date="2026-01-15T23:19:00Z" w16du:dateUtc="2026-01-15T16:19:00Z">
            <w:rPr/>
          </w:rPrChange>
        </w:rPr>
      </w:pPr>
    </w:p>
    <w:bookmarkEnd w:id="49"/>
    <w:p w14:paraId="25D1955B" w14:textId="77777777" w:rsidR="008C45AB" w:rsidRPr="00D27A98" w:rsidRDefault="008C45AB" w:rsidP="001D22A4">
      <w:pPr>
        <w:pStyle w:val="ChuThuong"/>
        <w:rPr>
          <w:lang w:val="vi-VN"/>
          <w:rPrChange w:id="103" w:author="Quang Minh Le" w:date="2026-01-15T23:19:00Z" w16du:dateUtc="2026-01-15T16:19:00Z">
            <w:rPr/>
          </w:rPrChange>
        </w:rPr>
      </w:pPr>
      <w:r w:rsidRPr="00D27A98">
        <w:rPr>
          <w:lang w:val="vi-VN"/>
          <w:rPrChange w:id="104" w:author="Quang Minh Le" w:date="2026-01-15T23:19:00Z" w16du:dateUtc="2026-01-15T16:19:00Z">
            <w:rPr/>
          </w:rPrChange>
        </w:rPr>
        <w:t xml:space="preserve">Hiện nay, công nghệ thông tin được xem là một ngành mũi nhọn của các quốc gia, đặc biệt là các quốc gia đang phát triển, tiến hành công nghiệp hóa và hiện đại </w:t>
      </w:r>
      <w:proofErr w:type="spellStart"/>
      <w:r w:rsidRPr="00D27A98">
        <w:rPr>
          <w:lang w:val="vi-VN"/>
          <w:rPrChange w:id="105" w:author="Quang Minh Le" w:date="2026-01-15T23:19:00Z" w16du:dateUtc="2026-01-15T16:19:00Z">
            <w:rPr/>
          </w:rPrChange>
        </w:rPr>
        <w:t>hoá</w:t>
      </w:r>
      <w:proofErr w:type="spellEnd"/>
      <w:r w:rsidRPr="00D27A98">
        <w:rPr>
          <w:lang w:val="vi-VN"/>
          <w:rPrChange w:id="106" w:author="Quang Minh Le" w:date="2026-01-15T23:19:00Z" w16du:dateUtc="2026-01-15T16:19:00Z">
            <w:rPr/>
          </w:rPrChange>
        </w:rPr>
        <w:t xml:space="preserve"> như nước ta. Sự bùng nổ thông tin và sự phát triển mạnh mẽ của công nghệ kỹ thuật số, yêu cầu muốn phát triển thì phải tin học </w:t>
      </w:r>
      <w:proofErr w:type="spellStart"/>
      <w:r w:rsidRPr="00D27A98">
        <w:rPr>
          <w:lang w:val="vi-VN"/>
          <w:rPrChange w:id="107" w:author="Quang Minh Le" w:date="2026-01-15T23:19:00Z" w16du:dateUtc="2026-01-15T16:19:00Z">
            <w:rPr/>
          </w:rPrChange>
        </w:rPr>
        <w:t>hoá</w:t>
      </w:r>
      <w:proofErr w:type="spellEnd"/>
      <w:r w:rsidRPr="00D27A98">
        <w:rPr>
          <w:lang w:val="vi-VN"/>
          <w:rPrChange w:id="108" w:author="Quang Minh Le" w:date="2026-01-15T23:19:00Z" w16du:dateUtc="2026-01-15T16:19:00Z">
            <w:rPr/>
          </w:rPrChange>
        </w:rPr>
        <w:t xml:space="preserve"> tất cả các ngành, các lĩnh vực.</w:t>
      </w:r>
    </w:p>
    <w:p w14:paraId="745B7D3A" w14:textId="77777777" w:rsidR="008C45AB" w:rsidRPr="00D27A98" w:rsidRDefault="008C45AB" w:rsidP="001D22A4">
      <w:pPr>
        <w:pStyle w:val="ChuThuong"/>
        <w:rPr>
          <w:lang w:val="vi-VN"/>
          <w:rPrChange w:id="109" w:author="Quang Minh Le" w:date="2026-01-15T23:19:00Z" w16du:dateUtc="2026-01-15T16:19:00Z">
            <w:rPr/>
          </w:rPrChange>
        </w:rPr>
      </w:pPr>
      <w:r w:rsidRPr="00D27A98">
        <w:rPr>
          <w:lang w:val="vi-VN"/>
          <w:rPrChange w:id="110" w:author="Quang Minh Le" w:date="2026-01-15T23:19:00Z" w16du:dateUtc="2026-01-15T16:19:00Z">
            <w:rPr/>
          </w:rPrChange>
        </w:rPr>
        <w:tab/>
        <w:t xml:space="preserve">Cùng với sự phát triển nhanh chóng về phần cứng máy tính, các phần mềm ngày càng trở nên đa dạng, phong phú, hoàn thiện hơn và hỗ trợ hiệu quả cho con người. Các phần mềm hiện nay ngày càng mô phỏng được rất nhiều nghiệp vụ khó khăn, hỗ trợ cho người dùng thuận tiện sử dụng, thời gian xử lý nhanh chóng, và một số nghiệp vụ được tự động </w:t>
      </w:r>
      <w:proofErr w:type="spellStart"/>
      <w:r w:rsidRPr="00D27A98">
        <w:rPr>
          <w:lang w:val="vi-VN"/>
          <w:rPrChange w:id="111" w:author="Quang Minh Le" w:date="2026-01-15T23:19:00Z" w16du:dateUtc="2026-01-15T16:19:00Z">
            <w:rPr/>
          </w:rPrChange>
        </w:rPr>
        <w:t>hoá</w:t>
      </w:r>
      <w:proofErr w:type="spellEnd"/>
      <w:r w:rsidRPr="00D27A98">
        <w:rPr>
          <w:lang w:val="vi-VN"/>
          <w:rPrChange w:id="112" w:author="Quang Minh Le" w:date="2026-01-15T23:19:00Z" w16du:dateUtc="2026-01-15T16:19:00Z">
            <w:rPr/>
          </w:rPrChange>
        </w:rPr>
        <w:t xml:space="preserve"> cao.</w:t>
      </w:r>
    </w:p>
    <w:p w14:paraId="74E00A9C" w14:textId="77777777" w:rsidR="008C45AB" w:rsidRPr="00D27A98" w:rsidRDefault="008C45AB" w:rsidP="001D22A4">
      <w:pPr>
        <w:pStyle w:val="ChuThuong"/>
        <w:rPr>
          <w:lang w:val="vi-VN"/>
          <w:rPrChange w:id="113" w:author="Quang Minh Le" w:date="2026-01-15T23:19:00Z" w16du:dateUtc="2026-01-15T16:19:00Z">
            <w:rPr/>
          </w:rPrChange>
        </w:rPr>
      </w:pPr>
      <w:r w:rsidRPr="00D27A98">
        <w:rPr>
          <w:lang w:val="vi-VN"/>
          <w:rPrChange w:id="114" w:author="Quang Minh Le" w:date="2026-01-15T23:19:00Z" w16du:dateUtc="2026-01-15T16:19:00Z">
            <w:rPr/>
          </w:rPrChange>
        </w:rPr>
        <w:tab/>
        <w:t xml:space="preserve">Do vậy mà trong việc phát triển phần mềm, sự đòi hỏi không chỉ là sự chính xác, xử lý được nhiều nghiệp vụ thực tế mà còn phải đáp ứng các yêu cầu khác như về tốc độ, giao diện thân thiện, mô hình </w:t>
      </w:r>
      <w:proofErr w:type="spellStart"/>
      <w:r w:rsidRPr="00D27A98">
        <w:rPr>
          <w:lang w:val="vi-VN"/>
          <w:rPrChange w:id="115" w:author="Quang Minh Le" w:date="2026-01-15T23:19:00Z" w16du:dateUtc="2026-01-15T16:19:00Z">
            <w:rPr/>
          </w:rPrChange>
        </w:rPr>
        <w:t>hoá</w:t>
      </w:r>
      <w:proofErr w:type="spellEnd"/>
      <w:r w:rsidRPr="00D27A98">
        <w:rPr>
          <w:lang w:val="vi-VN"/>
          <w:rPrChange w:id="116" w:author="Quang Minh Le" w:date="2026-01-15T23:19:00Z" w16du:dateUtc="2026-01-15T16:19:00Z">
            <w:rPr/>
          </w:rPrChange>
        </w:rPr>
        <w:t xml:space="preserve"> được thực tế vào máy tính để người sử dụng tiện lợi, quen thuộc, tính tương thích cao, bảo mật cao (đối với các dữ liệu nhạy cảm),… Các phần mềm giúp tiết kiệm một lượng lớn thời gian, công sức của con người, và tăng độ chính xác và hiệu quả trong công việc (nhất là việc sửa lỗi và tự động đồng bộ </w:t>
      </w:r>
      <w:proofErr w:type="spellStart"/>
      <w:r w:rsidRPr="00D27A98">
        <w:rPr>
          <w:lang w:val="vi-VN"/>
          <w:rPrChange w:id="117" w:author="Quang Minh Le" w:date="2026-01-15T23:19:00Z" w16du:dateUtc="2026-01-15T16:19:00Z">
            <w:rPr/>
          </w:rPrChange>
        </w:rPr>
        <w:t>hoá</w:t>
      </w:r>
      <w:proofErr w:type="spellEnd"/>
      <w:r w:rsidRPr="00D27A98">
        <w:rPr>
          <w:lang w:val="vi-VN"/>
          <w:rPrChange w:id="118" w:author="Quang Minh Le" w:date="2026-01-15T23:19:00Z" w16du:dateUtc="2026-01-15T16:19:00Z">
            <w:rPr/>
          </w:rPrChange>
        </w:rPr>
        <w:t>).</w:t>
      </w:r>
    </w:p>
    <w:p w14:paraId="5203FC48" w14:textId="77777777" w:rsidR="008C45AB" w:rsidRPr="00D27A98" w:rsidRDefault="008C45AB" w:rsidP="001D22A4">
      <w:pPr>
        <w:pStyle w:val="ChuThuong"/>
        <w:rPr>
          <w:lang w:val="vi-VN"/>
          <w:rPrChange w:id="119" w:author="Quang Minh Le" w:date="2026-01-15T23:19:00Z" w16du:dateUtc="2026-01-15T16:19:00Z">
            <w:rPr/>
          </w:rPrChange>
        </w:rPr>
      </w:pPr>
      <w:r w:rsidRPr="00D27A98">
        <w:rPr>
          <w:lang w:val="vi-VN"/>
          <w:rPrChange w:id="120" w:author="Quang Minh Le" w:date="2026-01-15T23:19:00Z" w16du:dateUtc="2026-01-15T16:19:00Z">
            <w:rPr/>
          </w:rPrChange>
        </w:rPr>
        <w:tab/>
        <w:t xml:space="preserve">Ví dụ như việc quản lý cửa hàng bán điện thoại. Nếu không có sự hỗ trợ của tin học, việc quản lý này phải cần khá nhiều người, chia thành nhiều khâu, mới có thể quản lý được toàn điện thoại và hóa đơn. Các công việc này đòi hỏi nhiều thời gian và công sức, mà sự chính xác và hiệu quả không cao, vì đa số đều làm bằng thủ công rất ít tự động. Một số nghiệp vụ như tra cứu, thống kê, và hiệu chỉnh thông tin khá vất vả. Ngoài ra còn có một số khó khăn về vấn đề lưu trữ khá đồ sộ, dễ bị thất lạc, tốn kém,… Trong khi đó, các nghiệp vụ này hoàn toàn có thể tin học </w:t>
      </w:r>
      <w:proofErr w:type="spellStart"/>
      <w:r w:rsidRPr="00D27A98">
        <w:rPr>
          <w:lang w:val="vi-VN"/>
          <w:rPrChange w:id="121" w:author="Quang Minh Le" w:date="2026-01-15T23:19:00Z" w16du:dateUtc="2026-01-15T16:19:00Z">
            <w:rPr/>
          </w:rPrChange>
        </w:rPr>
        <w:t>hoá</w:t>
      </w:r>
      <w:proofErr w:type="spellEnd"/>
      <w:r w:rsidRPr="00D27A98">
        <w:rPr>
          <w:lang w:val="vi-VN"/>
          <w:rPrChange w:id="122" w:author="Quang Minh Le" w:date="2026-01-15T23:19:00Z" w16du:dateUtc="2026-01-15T16:19:00Z">
            <w:rPr/>
          </w:rPrChange>
        </w:rPr>
        <w:t xml:space="preserve"> một cách dễ dàng. Với sự giúp đỡ của tin học, việc quản lý học vụ sẽ trở nên đơn giản, thuận tiện, nhanh chóng và hiệu quả hơn rất nhiều.</w:t>
      </w:r>
    </w:p>
    <w:p w14:paraId="7225F86C" w14:textId="429573D1" w:rsidR="001571C5" w:rsidRPr="00282DB6" w:rsidRDefault="00C77851" w:rsidP="00282DB6">
      <w:pPr>
        <w:pStyle w:val="ChuThuong"/>
        <w:ind w:firstLine="0"/>
        <w:rPr>
          <w:b/>
          <w:sz w:val="28"/>
          <w:lang w:val="vi-VN"/>
        </w:rPr>
      </w:pPr>
      <w:r w:rsidRPr="00D27A98">
        <w:rPr>
          <w:lang w:val="vi-VN"/>
          <w:rPrChange w:id="123" w:author="Quang Minh Le" w:date="2026-01-15T23:19:00Z" w16du:dateUtc="2026-01-15T16:19:00Z">
            <w:rPr/>
          </w:rPrChange>
        </w:rPr>
        <w:br w:type="page"/>
      </w:r>
      <w:r w:rsidR="001571C5" w:rsidRPr="00D27A98">
        <w:rPr>
          <w:b/>
          <w:bCs w:val="0"/>
          <w:sz w:val="28"/>
          <w:szCs w:val="28"/>
          <w:lang w:val="vi-VN"/>
          <w:rPrChange w:id="124" w:author="Quang Minh Le" w:date="2026-01-15T23:19:00Z" w16du:dateUtc="2026-01-15T16:19:00Z">
            <w:rPr>
              <w:b/>
              <w:bCs w:val="0"/>
              <w:sz w:val="28"/>
              <w:szCs w:val="28"/>
            </w:rPr>
          </w:rPrChange>
        </w:rPr>
        <w:lastRenderedPageBreak/>
        <w:t>CHƯƠNG 1: KHẢO SÁT, PHÂN TÍCH VÀ THIẾT KẾ HỆ THỐNG</w:t>
      </w:r>
    </w:p>
    <w:p w14:paraId="57E52283" w14:textId="77777777" w:rsidR="001571C5" w:rsidRPr="00D27A98" w:rsidRDefault="001571C5" w:rsidP="001571C5">
      <w:pPr>
        <w:spacing w:line="360" w:lineRule="auto"/>
        <w:rPr>
          <w:rFonts w:ascii="Times New Roman" w:hAnsi="Times New Roman"/>
          <w:b/>
          <w:bCs/>
          <w:sz w:val="28"/>
          <w:szCs w:val="28"/>
          <w:lang w:val="vi-VN"/>
        </w:rPr>
      </w:pPr>
    </w:p>
    <w:p w14:paraId="35B829C4" w14:textId="77777777" w:rsidR="001571C5" w:rsidRPr="00D27A98" w:rsidRDefault="001571C5" w:rsidP="001571C5">
      <w:pPr>
        <w:spacing w:line="360" w:lineRule="auto"/>
        <w:rPr>
          <w:rFonts w:ascii="Times New Roman" w:hAnsi="Times New Roman"/>
          <w:b/>
          <w:bCs/>
          <w:sz w:val="26"/>
          <w:szCs w:val="26"/>
          <w:lang w:val="vi-VN"/>
          <w:rPrChange w:id="125" w:author="Quang Minh Le" w:date="2026-01-15T23:19:00Z" w16du:dateUtc="2026-01-15T16:19:00Z">
            <w:rPr>
              <w:rFonts w:ascii="Times New Roman" w:hAnsi="Times New Roman"/>
              <w:b/>
              <w:bCs/>
              <w:sz w:val="26"/>
              <w:szCs w:val="26"/>
              <w:lang w:val="nl-NL"/>
            </w:rPr>
          </w:rPrChange>
        </w:rPr>
      </w:pPr>
      <w:r w:rsidRPr="00D27A98">
        <w:rPr>
          <w:rFonts w:ascii="Times New Roman" w:hAnsi="Times New Roman"/>
          <w:b/>
          <w:bCs/>
          <w:sz w:val="26"/>
          <w:szCs w:val="26"/>
          <w:lang w:val="vi-VN"/>
          <w:rPrChange w:id="126" w:author="Quang Minh Le" w:date="2026-01-15T23:19:00Z" w16du:dateUtc="2026-01-15T16:19:00Z">
            <w:rPr>
              <w:rFonts w:ascii="Times New Roman" w:hAnsi="Times New Roman"/>
              <w:b/>
              <w:bCs/>
              <w:sz w:val="26"/>
              <w:szCs w:val="26"/>
              <w:lang w:val="nl-NL"/>
            </w:rPr>
          </w:rPrChange>
        </w:rPr>
        <w:t>1.1 Khảo sát</w:t>
      </w:r>
    </w:p>
    <w:p w14:paraId="752718A5" w14:textId="77777777" w:rsidR="001571C5" w:rsidRPr="00D27A98" w:rsidRDefault="001571C5" w:rsidP="001571C5">
      <w:pPr>
        <w:spacing w:line="360" w:lineRule="auto"/>
        <w:rPr>
          <w:rFonts w:ascii="Times New Roman" w:hAnsi="Times New Roman"/>
          <w:b/>
          <w:bCs/>
          <w:sz w:val="26"/>
          <w:szCs w:val="26"/>
          <w:lang w:val="vi-VN"/>
          <w:rPrChange w:id="127" w:author="Quang Minh Le" w:date="2026-01-15T23:19:00Z" w16du:dateUtc="2026-01-15T16:19:00Z">
            <w:rPr>
              <w:rFonts w:ascii="Times New Roman" w:hAnsi="Times New Roman"/>
              <w:b/>
              <w:bCs/>
              <w:sz w:val="26"/>
              <w:szCs w:val="26"/>
              <w:lang w:val="nl-NL"/>
            </w:rPr>
          </w:rPrChange>
        </w:rPr>
      </w:pPr>
      <w:r w:rsidRPr="00D27A98">
        <w:rPr>
          <w:rFonts w:ascii="Times New Roman" w:hAnsi="Times New Roman"/>
          <w:b/>
          <w:bCs/>
          <w:sz w:val="26"/>
          <w:szCs w:val="26"/>
          <w:lang w:val="vi-VN"/>
          <w:rPrChange w:id="128" w:author="Quang Minh Le" w:date="2026-01-15T23:19:00Z" w16du:dateUtc="2026-01-15T16:19:00Z">
            <w:rPr>
              <w:rFonts w:ascii="Times New Roman" w:hAnsi="Times New Roman"/>
              <w:b/>
              <w:bCs/>
              <w:sz w:val="26"/>
              <w:szCs w:val="26"/>
              <w:lang w:val="nl-NL"/>
            </w:rPr>
          </w:rPrChange>
        </w:rPr>
        <w:t>1.1.1 Giới thiệu hệ thống quản lý bán hàng PRDBMS</w:t>
      </w:r>
    </w:p>
    <w:p w14:paraId="77E966FA" w14:textId="0F0F0EFB" w:rsidR="001571C5" w:rsidRPr="00D27A98" w:rsidRDefault="001571C5" w:rsidP="001571C5">
      <w:pPr>
        <w:spacing w:line="360" w:lineRule="auto"/>
        <w:rPr>
          <w:rFonts w:ascii="Times New Roman" w:hAnsi="Times New Roman"/>
          <w:sz w:val="26"/>
          <w:szCs w:val="26"/>
          <w:lang w:val="vi-VN"/>
          <w:rPrChange w:id="129" w:author="Quang Minh Le" w:date="2026-01-15T23:19:00Z" w16du:dateUtc="2026-01-15T16:19:00Z">
            <w:rPr>
              <w:rFonts w:ascii="Times New Roman" w:hAnsi="Times New Roman"/>
              <w:sz w:val="26"/>
              <w:szCs w:val="26"/>
              <w:lang w:val="nl-NL"/>
            </w:rPr>
          </w:rPrChange>
        </w:rPr>
      </w:pPr>
      <w:r w:rsidRPr="00D27A98">
        <w:rPr>
          <w:rFonts w:ascii="Times New Roman" w:hAnsi="Times New Roman"/>
          <w:sz w:val="26"/>
          <w:szCs w:val="26"/>
          <w:lang w:val="vi-VN"/>
          <w:rPrChange w:id="130" w:author="Quang Minh Le" w:date="2026-01-15T23:19:00Z" w16du:dateUtc="2026-01-15T16:19:00Z">
            <w:rPr>
              <w:rFonts w:ascii="Times New Roman" w:hAnsi="Times New Roman"/>
              <w:sz w:val="26"/>
              <w:szCs w:val="26"/>
              <w:lang w:val="nl-NL"/>
            </w:rPr>
          </w:rPrChange>
        </w:rPr>
        <w:t>Hệ thống quản lý bán hàng</w:t>
      </w:r>
      <w:r w:rsidRPr="00D27A98">
        <w:rPr>
          <w:rFonts w:ascii="Times New Roman" w:hAnsi="Times New Roman"/>
          <w:sz w:val="26"/>
          <w:szCs w:val="26"/>
          <w:lang w:val="vi-VN"/>
        </w:rPr>
        <w:t xml:space="preserve"> </w:t>
      </w:r>
      <w:r w:rsidRPr="00D27A98">
        <w:rPr>
          <w:rFonts w:ascii="Times New Roman" w:hAnsi="Times New Roman"/>
          <w:sz w:val="26"/>
          <w:szCs w:val="26"/>
          <w:lang w:val="vi-VN"/>
          <w:rPrChange w:id="131" w:author="Quang Minh Le" w:date="2026-01-15T23:19:00Z" w16du:dateUtc="2026-01-15T16:19:00Z">
            <w:rPr>
              <w:rFonts w:ascii="Times New Roman" w:hAnsi="Times New Roman"/>
              <w:sz w:val="26"/>
              <w:szCs w:val="26"/>
              <w:lang w:val="nl-NL"/>
            </w:rPr>
          </w:rPrChange>
        </w:rPr>
        <w:t>là một ứng dụng được xây dựng nhằm hỗ trợ cửa hàng trong việc quản lý các hoạt động kinh doanh như: quản lý sản phẩm, khách hàng, nhân viên, hóa đơn, kho hàng và doanh thu.</w:t>
      </w:r>
    </w:p>
    <w:p w14:paraId="50207A88" w14:textId="4D4EBFE9" w:rsidR="001571C5" w:rsidRPr="00D27A98" w:rsidRDefault="001571C5" w:rsidP="001571C5">
      <w:pPr>
        <w:spacing w:line="360" w:lineRule="auto"/>
        <w:rPr>
          <w:rFonts w:ascii="Times New Roman" w:hAnsi="Times New Roman"/>
          <w:sz w:val="26"/>
          <w:szCs w:val="26"/>
          <w:lang w:val="vi-VN"/>
          <w:rPrChange w:id="132" w:author="Quang Minh Le" w:date="2026-01-15T23:19:00Z" w16du:dateUtc="2026-01-15T16:19:00Z">
            <w:rPr>
              <w:rFonts w:ascii="Times New Roman" w:hAnsi="Times New Roman"/>
              <w:sz w:val="26"/>
              <w:szCs w:val="26"/>
              <w:lang w:val="nl-NL"/>
            </w:rPr>
          </w:rPrChange>
        </w:rPr>
      </w:pPr>
      <w:r w:rsidRPr="00D27A98">
        <w:rPr>
          <w:rFonts w:ascii="Times New Roman" w:hAnsi="Times New Roman"/>
          <w:sz w:val="26"/>
          <w:szCs w:val="26"/>
          <w:lang w:val="vi-VN"/>
          <w:rPrChange w:id="133" w:author="Quang Minh Le" w:date="2026-01-15T23:19:00Z" w16du:dateUtc="2026-01-15T16:19:00Z">
            <w:rPr>
              <w:rFonts w:ascii="Times New Roman" w:hAnsi="Times New Roman"/>
              <w:sz w:val="26"/>
              <w:szCs w:val="26"/>
              <w:lang w:val="nl-NL"/>
            </w:rPr>
          </w:rPrChange>
        </w:rPr>
        <w:t xml:space="preserve">Hệ thống được phát triển trên nền tảng </w:t>
      </w:r>
      <w:r w:rsidRPr="00D27A98">
        <w:rPr>
          <w:rFonts w:ascii="Times New Roman" w:hAnsi="Times New Roman"/>
          <w:b/>
          <w:bCs/>
          <w:sz w:val="26"/>
          <w:szCs w:val="26"/>
          <w:lang w:val="vi-VN"/>
          <w:rPrChange w:id="134" w:author="Quang Minh Le" w:date="2026-01-15T23:19:00Z" w16du:dateUtc="2026-01-15T16:19:00Z">
            <w:rPr>
              <w:rFonts w:ascii="Times New Roman" w:hAnsi="Times New Roman"/>
              <w:b/>
              <w:bCs/>
              <w:sz w:val="26"/>
              <w:szCs w:val="26"/>
              <w:lang w:val="nl-NL"/>
            </w:rPr>
          </w:rPrChange>
        </w:rPr>
        <w:t xml:space="preserve">.NET </w:t>
      </w:r>
      <w:proofErr w:type="spellStart"/>
      <w:r w:rsidRPr="00D27A98">
        <w:rPr>
          <w:rFonts w:ascii="Times New Roman" w:hAnsi="Times New Roman"/>
          <w:b/>
          <w:bCs/>
          <w:sz w:val="26"/>
          <w:szCs w:val="26"/>
          <w:lang w:val="vi-VN"/>
          <w:rPrChange w:id="135" w:author="Quang Minh Le" w:date="2026-01-15T23:19:00Z" w16du:dateUtc="2026-01-15T16:19:00Z">
            <w:rPr>
              <w:rFonts w:ascii="Times New Roman" w:hAnsi="Times New Roman"/>
              <w:b/>
              <w:bCs/>
              <w:sz w:val="26"/>
              <w:szCs w:val="26"/>
              <w:lang w:val="nl-NL"/>
            </w:rPr>
          </w:rPrChange>
        </w:rPr>
        <w:t>Framework</w:t>
      </w:r>
      <w:proofErr w:type="spellEnd"/>
      <w:r w:rsidRPr="00D27A98">
        <w:rPr>
          <w:rFonts w:ascii="Times New Roman" w:hAnsi="Times New Roman"/>
          <w:sz w:val="26"/>
          <w:szCs w:val="26"/>
          <w:lang w:val="vi-VN"/>
          <w:rPrChange w:id="136" w:author="Quang Minh Le" w:date="2026-01-15T23:19:00Z" w16du:dateUtc="2026-01-15T16:19:00Z">
            <w:rPr>
              <w:rFonts w:ascii="Times New Roman" w:hAnsi="Times New Roman"/>
              <w:sz w:val="26"/>
              <w:szCs w:val="26"/>
              <w:lang w:val="nl-NL"/>
            </w:rPr>
          </w:rPrChange>
        </w:rPr>
        <w:t xml:space="preserve">, sử dụng </w:t>
      </w:r>
      <w:proofErr w:type="spellStart"/>
      <w:r w:rsidRPr="00D27A98">
        <w:rPr>
          <w:rFonts w:ascii="Times New Roman" w:hAnsi="Times New Roman"/>
          <w:b/>
          <w:bCs/>
          <w:sz w:val="26"/>
          <w:szCs w:val="26"/>
          <w:lang w:val="vi-VN"/>
          <w:rPrChange w:id="137" w:author="Quang Minh Le" w:date="2026-01-15T23:19:00Z" w16du:dateUtc="2026-01-15T16:19:00Z">
            <w:rPr>
              <w:rFonts w:ascii="Times New Roman" w:hAnsi="Times New Roman"/>
              <w:b/>
              <w:bCs/>
              <w:sz w:val="26"/>
              <w:szCs w:val="26"/>
              <w:lang w:val="nl-NL"/>
            </w:rPr>
          </w:rPrChange>
        </w:rPr>
        <w:t>MySQL</w:t>
      </w:r>
      <w:proofErr w:type="spellEnd"/>
      <w:r w:rsidRPr="00D27A98">
        <w:rPr>
          <w:rFonts w:ascii="Times New Roman" w:hAnsi="Times New Roman"/>
          <w:b/>
          <w:bCs/>
          <w:sz w:val="26"/>
          <w:szCs w:val="26"/>
          <w:lang w:val="vi-VN"/>
          <w:rPrChange w:id="138" w:author="Quang Minh Le" w:date="2026-01-15T23:19:00Z" w16du:dateUtc="2026-01-15T16:19:00Z">
            <w:rPr>
              <w:rFonts w:ascii="Times New Roman" w:hAnsi="Times New Roman"/>
              <w:b/>
              <w:bCs/>
              <w:sz w:val="26"/>
              <w:szCs w:val="26"/>
              <w:lang w:val="nl-NL"/>
            </w:rPr>
          </w:rPrChange>
        </w:rPr>
        <w:t xml:space="preserve"> Server</w:t>
      </w:r>
      <w:r w:rsidRPr="00D27A98">
        <w:rPr>
          <w:rFonts w:ascii="Times New Roman" w:hAnsi="Times New Roman"/>
          <w:sz w:val="26"/>
          <w:szCs w:val="26"/>
          <w:lang w:val="vi-VN"/>
          <w:rPrChange w:id="139" w:author="Quang Minh Le" w:date="2026-01-15T23:19:00Z" w16du:dateUtc="2026-01-15T16:19:00Z">
            <w:rPr>
              <w:rFonts w:ascii="Times New Roman" w:hAnsi="Times New Roman"/>
              <w:sz w:val="26"/>
              <w:szCs w:val="26"/>
              <w:lang w:val="nl-NL"/>
            </w:rPr>
          </w:rPrChange>
        </w:rPr>
        <w:t xml:space="preserve"> làm cơ sở dữ liệu và áp dụng mô hình kiến trúc </w:t>
      </w:r>
      <w:proofErr w:type="spellStart"/>
      <w:r w:rsidRPr="00D27A98">
        <w:rPr>
          <w:rFonts w:ascii="Times New Roman" w:hAnsi="Times New Roman"/>
          <w:b/>
          <w:bCs/>
          <w:sz w:val="26"/>
          <w:szCs w:val="26"/>
          <w:lang w:val="vi-VN"/>
          <w:rPrChange w:id="140" w:author="Quang Minh Le" w:date="2026-01-15T23:19:00Z" w16du:dateUtc="2026-01-15T16:19:00Z">
            <w:rPr>
              <w:rFonts w:ascii="Times New Roman" w:hAnsi="Times New Roman"/>
              <w:b/>
              <w:bCs/>
              <w:sz w:val="26"/>
              <w:szCs w:val="26"/>
              <w:lang w:val="nl-NL"/>
            </w:rPr>
          </w:rPrChange>
        </w:rPr>
        <w:t>Three-Layer</w:t>
      </w:r>
      <w:proofErr w:type="spellEnd"/>
      <w:r w:rsidRPr="00D27A98">
        <w:rPr>
          <w:rFonts w:ascii="Times New Roman" w:hAnsi="Times New Roman"/>
          <w:b/>
          <w:bCs/>
          <w:sz w:val="26"/>
          <w:szCs w:val="26"/>
          <w:lang w:val="vi-VN"/>
          <w:rPrChange w:id="141" w:author="Quang Minh Le" w:date="2026-01-15T23:19:00Z" w16du:dateUtc="2026-01-15T16:19:00Z">
            <w:rPr>
              <w:rFonts w:ascii="Times New Roman" w:hAnsi="Times New Roman"/>
              <w:b/>
              <w:bCs/>
              <w:sz w:val="26"/>
              <w:szCs w:val="26"/>
              <w:lang w:val="nl-NL"/>
            </w:rPr>
          </w:rPrChange>
        </w:rPr>
        <w:t xml:space="preserve"> (GUI – BLL – DAL – DTO)</w:t>
      </w:r>
      <w:r w:rsidRPr="00D27A98">
        <w:rPr>
          <w:rFonts w:ascii="Times New Roman" w:hAnsi="Times New Roman"/>
          <w:sz w:val="26"/>
          <w:szCs w:val="26"/>
          <w:lang w:val="vi-VN"/>
          <w:rPrChange w:id="142" w:author="Quang Minh Le" w:date="2026-01-15T23:19:00Z" w16du:dateUtc="2026-01-15T16:19:00Z">
            <w:rPr>
              <w:rFonts w:ascii="Times New Roman" w:hAnsi="Times New Roman"/>
              <w:sz w:val="26"/>
              <w:szCs w:val="26"/>
              <w:lang w:val="nl-NL"/>
            </w:rPr>
          </w:rPrChange>
        </w:rPr>
        <w:t xml:space="preserve"> nhằm đảm bảo tính rõ ràng, dễ bảo trì và mở rộng.</w:t>
      </w:r>
    </w:p>
    <w:p w14:paraId="09099B09" w14:textId="41AE9DE5" w:rsidR="001571C5" w:rsidRPr="00D27A98" w:rsidRDefault="001571C5" w:rsidP="001571C5">
      <w:pPr>
        <w:spacing w:line="360" w:lineRule="auto"/>
        <w:rPr>
          <w:rFonts w:ascii="Times New Roman" w:hAnsi="Times New Roman"/>
          <w:sz w:val="26"/>
          <w:szCs w:val="26"/>
          <w:lang w:val="vi-VN"/>
          <w:rPrChange w:id="143" w:author="Quang Minh Le" w:date="2026-01-15T23:19:00Z" w16du:dateUtc="2026-01-15T16:19:00Z">
            <w:rPr>
              <w:rFonts w:ascii="Times New Roman" w:hAnsi="Times New Roman"/>
              <w:sz w:val="26"/>
              <w:szCs w:val="26"/>
              <w:lang w:val="nl-NL"/>
            </w:rPr>
          </w:rPrChange>
        </w:rPr>
      </w:pPr>
    </w:p>
    <w:p w14:paraId="508D63C3" w14:textId="77777777" w:rsidR="001571C5" w:rsidRPr="00D27A98" w:rsidRDefault="001571C5" w:rsidP="001571C5">
      <w:pPr>
        <w:spacing w:line="360" w:lineRule="auto"/>
        <w:rPr>
          <w:rFonts w:ascii="Times New Roman" w:hAnsi="Times New Roman"/>
          <w:b/>
          <w:bCs/>
          <w:sz w:val="26"/>
          <w:szCs w:val="26"/>
          <w:lang w:val="vi-VN"/>
          <w:rPrChange w:id="144"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145" w:author="Quang Minh Le" w:date="2026-01-15T23:19:00Z" w16du:dateUtc="2026-01-15T16:19:00Z">
            <w:rPr>
              <w:rFonts w:ascii="Times New Roman" w:hAnsi="Times New Roman"/>
              <w:b/>
              <w:bCs/>
              <w:sz w:val="26"/>
              <w:szCs w:val="26"/>
            </w:rPr>
          </w:rPrChange>
        </w:rPr>
        <w:t>1.1.2 Đánh giá hiện trạng</w:t>
      </w:r>
    </w:p>
    <w:p w14:paraId="5B391238" w14:textId="77777777" w:rsidR="001571C5" w:rsidRPr="00D27A98" w:rsidRDefault="001571C5" w:rsidP="001571C5">
      <w:pPr>
        <w:spacing w:line="360" w:lineRule="auto"/>
        <w:rPr>
          <w:rFonts w:ascii="Times New Roman" w:hAnsi="Times New Roman"/>
          <w:b/>
          <w:bCs/>
          <w:sz w:val="26"/>
          <w:szCs w:val="26"/>
          <w:lang w:val="vi-VN"/>
          <w:rPrChange w:id="146"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147" w:author="Quang Minh Le" w:date="2026-01-15T23:19:00Z" w16du:dateUtc="2026-01-15T16:19:00Z">
            <w:rPr>
              <w:rFonts w:ascii="Times New Roman" w:hAnsi="Times New Roman"/>
              <w:b/>
              <w:bCs/>
              <w:sz w:val="26"/>
              <w:szCs w:val="26"/>
            </w:rPr>
          </w:rPrChange>
        </w:rPr>
        <w:t>Ưu điểm:</w:t>
      </w:r>
    </w:p>
    <w:p w14:paraId="377CDB24" w14:textId="77777777" w:rsidR="001571C5" w:rsidRPr="00D27A98" w:rsidRDefault="001571C5" w:rsidP="001571C5">
      <w:pPr>
        <w:numPr>
          <w:ilvl w:val="0"/>
          <w:numId w:val="37"/>
        </w:numPr>
        <w:spacing w:line="360" w:lineRule="auto"/>
        <w:rPr>
          <w:rFonts w:ascii="Times New Roman" w:hAnsi="Times New Roman"/>
          <w:sz w:val="26"/>
          <w:szCs w:val="26"/>
          <w:lang w:val="vi-VN"/>
          <w:rPrChange w:id="148"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49" w:author="Quang Minh Le" w:date="2026-01-15T23:19:00Z" w16du:dateUtc="2026-01-15T16:19:00Z">
            <w:rPr>
              <w:rFonts w:ascii="Times New Roman" w:hAnsi="Times New Roman"/>
              <w:b/>
              <w:bCs/>
              <w:sz w:val="26"/>
              <w:szCs w:val="26"/>
            </w:rPr>
          </w:rPrChange>
        </w:rPr>
        <w:t>Quản lý tập trung:</w:t>
      </w:r>
      <w:r w:rsidRPr="00D27A98">
        <w:rPr>
          <w:rFonts w:ascii="Times New Roman" w:hAnsi="Times New Roman"/>
          <w:sz w:val="26"/>
          <w:szCs w:val="26"/>
          <w:lang w:val="vi-VN"/>
          <w:rPrChange w:id="150" w:author="Quang Minh Le" w:date="2026-01-15T23:19:00Z" w16du:dateUtc="2026-01-15T16:19:00Z">
            <w:rPr>
              <w:rFonts w:ascii="Times New Roman" w:hAnsi="Times New Roman"/>
              <w:sz w:val="26"/>
              <w:szCs w:val="26"/>
            </w:rPr>
          </w:rPrChange>
        </w:rPr>
        <w:t xml:space="preserve"> Tất cả dữ liệu về sản phẩm, hóa đơn, khách hàng, nhân viên và kho hàng được lưu trữ tập trung trong hệ thống.</w:t>
      </w:r>
    </w:p>
    <w:p w14:paraId="4BEFC407" w14:textId="77777777" w:rsidR="001571C5" w:rsidRPr="00D27A98" w:rsidRDefault="001571C5" w:rsidP="001571C5">
      <w:pPr>
        <w:numPr>
          <w:ilvl w:val="0"/>
          <w:numId w:val="37"/>
        </w:numPr>
        <w:spacing w:line="360" w:lineRule="auto"/>
        <w:rPr>
          <w:rFonts w:ascii="Times New Roman" w:hAnsi="Times New Roman"/>
          <w:sz w:val="26"/>
          <w:szCs w:val="26"/>
          <w:lang w:val="vi-VN"/>
          <w:rPrChange w:id="151"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52" w:author="Quang Minh Le" w:date="2026-01-15T23:19:00Z" w16du:dateUtc="2026-01-15T16:19:00Z">
            <w:rPr>
              <w:rFonts w:ascii="Times New Roman" w:hAnsi="Times New Roman"/>
              <w:b/>
              <w:bCs/>
              <w:sz w:val="26"/>
              <w:szCs w:val="26"/>
            </w:rPr>
          </w:rPrChange>
        </w:rPr>
        <w:t>Tăng hiệu quả làm việc:</w:t>
      </w:r>
      <w:r w:rsidRPr="00D27A98">
        <w:rPr>
          <w:rFonts w:ascii="Times New Roman" w:hAnsi="Times New Roman"/>
          <w:sz w:val="26"/>
          <w:szCs w:val="26"/>
          <w:lang w:val="vi-VN"/>
          <w:rPrChange w:id="153" w:author="Quang Minh Le" w:date="2026-01-15T23:19:00Z" w16du:dateUtc="2026-01-15T16:19:00Z">
            <w:rPr>
              <w:rFonts w:ascii="Times New Roman" w:hAnsi="Times New Roman"/>
              <w:sz w:val="26"/>
              <w:szCs w:val="26"/>
            </w:rPr>
          </w:rPrChange>
        </w:rPr>
        <w:t xml:space="preserve"> Giảm thao tác thủ công, hạn chế sai sót trong quá trình bán hàng và thống kê.</w:t>
      </w:r>
    </w:p>
    <w:p w14:paraId="4840131D" w14:textId="77777777" w:rsidR="001571C5" w:rsidRPr="00D27A98" w:rsidRDefault="001571C5" w:rsidP="001571C5">
      <w:pPr>
        <w:numPr>
          <w:ilvl w:val="0"/>
          <w:numId w:val="37"/>
        </w:numPr>
        <w:spacing w:line="360" w:lineRule="auto"/>
        <w:rPr>
          <w:rFonts w:ascii="Times New Roman" w:hAnsi="Times New Roman"/>
          <w:sz w:val="26"/>
          <w:szCs w:val="26"/>
          <w:lang w:val="vi-VN"/>
          <w:rPrChange w:id="154"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55" w:author="Quang Minh Le" w:date="2026-01-15T23:19:00Z" w16du:dateUtc="2026-01-15T16:19:00Z">
            <w:rPr>
              <w:rFonts w:ascii="Times New Roman" w:hAnsi="Times New Roman"/>
              <w:b/>
              <w:bCs/>
              <w:sz w:val="26"/>
              <w:szCs w:val="26"/>
            </w:rPr>
          </w:rPrChange>
        </w:rPr>
        <w:t>Giao diện trực quan:</w:t>
      </w:r>
      <w:r w:rsidRPr="00D27A98">
        <w:rPr>
          <w:rFonts w:ascii="Times New Roman" w:hAnsi="Times New Roman"/>
          <w:sz w:val="26"/>
          <w:szCs w:val="26"/>
          <w:lang w:val="vi-VN"/>
          <w:rPrChange w:id="156" w:author="Quang Minh Le" w:date="2026-01-15T23:19:00Z" w16du:dateUtc="2026-01-15T16:19:00Z">
            <w:rPr>
              <w:rFonts w:ascii="Times New Roman" w:hAnsi="Times New Roman"/>
              <w:sz w:val="26"/>
              <w:szCs w:val="26"/>
            </w:rPr>
          </w:rPrChange>
        </w:rPr>
        <w:t xml:space="preserve"> Ứng dụng </w:t>
      </w:r>
      <w:proofErr w:type="spellStart"/>
      <w:r w:rsidRPr="00D27A98">
        <w:rPr>
          <w:rFonts w:ascii="Times New Roman" w:hAnsi="Times New Roman"/>
          <w:sz w:val="26"/>
          <w:szCs w:val="26"/>
          <w:lang w:val="vi-VN"/>
          <w:rPrChange w:id="157" w:author="Quang Minh Le" w:date="2026-01-15T23:19:00Z" w16du:dateUtc="2026-01-15T16:19:00Z">
            <w:rPr>
              <w:rFonts w:ascii="Times New Roman" w:hAnsi="Times New Roman"/>
              <w:sz w:val="26"/>
              <w:szCs w:val="26"/>
            </w:rPr>
          </w:rPrChange>
        </w:rPr>
        <w:t>WinForms</w:t>
      </w:r>
      <w:proofErr w:type="spellEnd"/>
      <w:r w:rsidRPr="00D27A98">
        <w:rPr>
          <w:rFonts w:ascii="Times New Roman" w:hAnsi="Times New Roman"/>
          <w:sz w:val="26"/>
          <w:szCs w:val="26"/>
          <w:lang w:val="vi-VN"/>
          <w:rPrChange w:id="158" w:author="Quang Minh Le" w:date="2026-01-15T23:19:00Z" w16du:dateUtc="2026-01-15T16:19:00Z">
            <w:rPr>
              <w:rFonts w:ascii="Times New Roman" w:hAnsi="Times New Roman"/>
              <w:sz w:val="26"/>
              <w:szCs w:val="26"/>
            </w:rPr>
          </w:rPrChange>
        </w:rPr>
        <w:t xml:space="preserve"> có giao diện đơn giản, dễ sử dụng, phù hợp với nhân viên bán hàng.</w:t>
      </w:r>
    </w:p>
    <w:p w14:paraId="5D2A1FD1" w14:textId="77777777" w:rsidR="001571C5" w:rsidRPr="00D27A98" w:rsidRDefault="001571C5" w:rsidP="001571C5">
      <w:pPr>
        <w:numPr>
          <w:ilvl w:val="0"/>
          <w:numId w:val="37"/>
        </w:numPr>
        <w:spacing w:line="360" w:lineRule="auto"/>
        <w:rPr>
          <w:rFonts w:ascii="Times New Roman" w:hAnsi="Times New Roman"/>
          <w:sz w:val="26"/>
          <w:szCs w:val="26"/>
          <w:lang w:val="vi-VN"/>
          <w:rPrChange w:id="159"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60" w:author="Quang Minh Le" w:date="2026-01-15T23:19:00Z" w16du:dateUtc="2026-01-15T16:19:00Z">
            <w:rPr>
              <w:rFonts w:ascii="Times New Roman" w:hAnsi="Times New Roman"/>
              <w:b/>
              <w:bCs/>
              <w:sz w:val="26"/>
              <w:szCs w:val="26"/>
            </w:rPr>
          </w:rPrChange>
        </w:rPr>
        <w:t>Báo cáo nhanh chóng:</w:t>
      </w:r>
      <w:r w:rsidRPr="00D27A98">
        <w:rPr>
          <w:rFonts w:ascii="Times New Roman" w:hAnsi="Times New Roman"/>
          <w:sz w:val="26"/>
          <w:szCs w:val="26"/>
          <w:lang w:val="vi-VN"/>
          <w:rPrChange w:id="161" w:author="Quang Minh Le" w:date="2026-01-15T23:19:00Z" w16du:dateUtc="2026-01-15T16:19:00Z">
            <w:rPr>
              <w:rFonts w:ascii="Times New Roman" w:hAnsi="Times New Roman"/>
              <w:sz w:val="26"/>
              <w:szCs w:val="26"/>
            </w:rPr>
          </w:rPrChange>
        </w:rPr>
        <w:t xml:space="preserve"> Hệ thống hỗ trợ thống kê doanh thu, số lượng bán, tồn kho giúp quản lý đưa ra quyết định kịp thời.</w:t>
      </w:r>
    </w:p>
    <w:p w14:paraId="34137E6D" w14:textId="77777777" w:rsidR="001571C5" w:rsidRPr="00D27A98" w:rsidRDefault="001571C5" w:rsidP="001571C5">
      <w:pPr>
        <w:numPr>
          <w:ilvl w:val="0"/>
          <w:numId w:val="37"/>
        </w:numPr>
        <w:spacing w:line="360" w:lineRule="auto"/>
        <w:rPr>
          <w:rFonts w:ascii="Times New Roman" w:hAnsi="Times New Roman"/>
          <w:sz w:val="26"/>
          <w:szCs w:val="26"/>
          <w:lang w:val="vi-VN"/>
          <w:rPrChange w:id="162"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63" w:author="Quang Minh Le" w:date="2026-01-15T23:19:00Z" w16du:dateUtc="2026-01-15T16:19:00Z">
            <w:rPr>
              <w:rFonts w:ascii="Times New Roman" w:hAnsi="Times New Roman"/>
              <w:b/>
              <w:bCs/>
              <w:sz w:val="26"/>
              <w:szCs w:val="26"/>
            </w:rPr>
          </w:rPrChange>
        </w:rPr>
        <w:t>Bảo mật dữ liệu:</w:t>
      </w:r>
      <w:r w:rsidRPr="00D27A98">
        <w:rPr>
          <w:rFonts w:ascii="Times New Roman" w:hAnsi="Times New Roman"/>
          <w:sz w:val="26"/>
          <w:szCs w:val="26"/>
          <w:lang w:val="vi-VN"/>
          <w:rPrChange w:id="164" w:author="Quang Minh Le" w:date="2026-01-15T23:19:00Z" w16du:dateUtc="2026-01-15T16:19:00Z">
            <w:rPr>
              <w:rFonts w:ascii="Times New Roman" w:hAnsi="Times New Roman"/>
              <w:sz w:val="26"/>
              <w:szCs w:val="26"/>
            </w:rPr>
          </w:rPrChange>
        </w:rPr>
        <w:t xml:space="preserve"> Phân quyền đăng nhập (LOGIN), hạn chế truy cập trái phép.</w:t>
      </w:r>
    </w:p>
    <w:p w14:paraId="6AE5EBD8" w14:textId="77777777" w:rsidR="001571C5" w:rsidRPr="00D27A98" w:rsidRDefault="001571C5" w:rsidP="001571C5">
      <w:pPr>
        <w:spacing w:line="360" w:lineRule="auto"/>
        <w:rPr>
          <w:rFonts w:ascii="Times New Roman" w:hAnsi="Times New Roman"/>
          <w:b/>
          <w:bCs/>
          <w:sz w:val="26"/>
          <w:szCs w:val="26"/>
          <w:lang w:val="vi-VN"/>
          <w:rPrChange w:id="165"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166" w:author="Quang Minh Le" w:date="2026-01-15T23:19:00Z" w16du:dateUtc="2026-01-15T16:19:00Z">
            <w:rPr>
              <w:rFonts w:ascii="Times New Roman" w:hAnsi="Times New Roman"/>
              <w:b/>
              <w:bCs/>
              <w:sz w:val="26"/>
              <w:szCs w:val="26"/>
            </w:rPr>
          </w:rPrChange>
        </w:rPr>
        <w:t>Nhược điểm:</w:t>
      </w:r>
    </w:p>
    <w:p w14:paraId="1195ABEB" w14:textId="77777777" w:rsidR="001571C5" w:rsidRPr="00D27A98" w:rsidRDefault="001571C5" w:rsidP="001571C5">
      <w:pPr>
        <w:numPr>
          <w:ilvl w:val="0"/>
          <w:numId w:val="38"/>
        </w:numPr>
        <w:spacing w:line="360" w:lineRule="auto"/>
        <w:rPr>
          <w:rFonts w:ascii="Times New Roman" w:hAnsi="Times New Roman"/>
          <w:sz w:val="26"/>
          <w:szCs w:val="26"/>
          <w:lang w:val="vi-VN"/>
          <w:rPrChange w:id="167"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68" w:author="Quang Minh Le" w:date="2026-01-15T23:19:00Z" w16du:dateUtc="2026-01-15T16:19:00Z">
            <w:rPr>
              <w:rFonts w:ascii="Times New Roman" w:hAnsi="Times New Roman"/>
              <w:b/>
              <w:bCs/>
              <w:sz w:val="26"/>
              <w:szCs w:val="26"/>
            </w:rPr>
          </w:rPrChange>
        </w:rPr>
        <w:t>Phạm vi sử dụng cục bộ:</w:t>
      </w:r>
      <w:r w:rsidRPr="00D27A98">
        <w:rPr>
          <w:rFonts w:ascii="Times New Roman" w:hAnsi="Times New Roman"/>
          <w:sz w:val="26"/>
          <w:szCs w:val="26"/>
          <w:lang w:val="vi-VN"/>
          <w:rPrChange w:id="169" w:author="Quang Minh Le" w:date="2026-01-15T23:19:00Z" w16du:dateUtc="2026-01-15T16:19:00Z">
            <w:rPr>
              <w:rFonts w:ascii="Times New Roman" w:hAnsi="Times New Roman"/>
              <w:sz w:val="26"/>
              <w:szCs w:val="26"/>
            </w:rPr>
          </w:rPrChange>
        </w:rPr>
        <w:t xml:space="preserve"> Ứng dụng chạy trên máy tính nội bộ, chưa hỗ trợ truy cập từ xa qua </w:t>
      </w:r>
      <w:proofErr w:type="spellStart"/>
      <w:r w:rsidRPr="00D27A98">
        <w:rPr>
          <w:rFonts w:ascii="Times New Roman" w:hAnsi="Times New Roman"/>
          <w:sz w:val="26"/>
          <w:szCs w:val="26"/>
          <w:lang w:val="vi-VN"/>
          <w:rPrChange w:id="170" w:author="Quang Minh Le" w:date="2026-01-15T23:19:00Z" w16du:dateUtc="2026-01-15T16:19:00Z">
            <w:rPr>
              <w:rFonts w:ascii="Times New Roman" w:hAnsi="Times New Roman"/>
              <w:sz w:val="26"/>
              <w:szCs w:val="26"/>
            </w:rPr>
          </w:rPrChange>
        </w:rPr>
        <w:t>Internet</w:t>
      </w:r>
      <w:proofErr w:type="spellEnd"/>
      <w:r w:rsidRPr="00D27A98">
        <w:rPr>
          <w:rFonts w:ascii="Times New Roman" w:hAnsi="Times New Roman"/>
          <w:sz w:val="26"/>
          <w:szCs w:val="26"/>
          <w:lang w:val="vi-VN"/>
          <w:rPrChange w:id="171" w:author="Quang Minh Le" w:date="2026-01-15T23:19:00Z" w16du:dateUtc="2026-01-15T16:19:00Z">
            <w:rPr>
              <w:rFonts w:ascii="Times New Roman" w:hAnsi="Times New Roman"/>
              <w:sz w:val="26"/>
              <w:szCs w:val="26"/>
            </w:rPr>
          </w:rPrChange>
        </w:rPr>
        <w:t>.</w:t>
      </w:r>
    </w:p>
    <w:p w14:paraId="35F0FFF5" w14:textId="77777777" w:rsidR="001571C5" w:rsidRPr="00D27A98" w:rsidRDefault="001571C5" w:rsidP="001571C5">
      <w:pPr>
        <w:numPr>
          <w:ilvl w:val="0"/>
          <w:numId w:val="38"/>
        </w:numPr>
        <w:spacing w:line="360" w:lineRule="auto"/>
        <w:rPr>
          <w:rFonts w:ascii="Times New Roman" w:hAnsi="Times New Roman"/>
          <w:sz w:val="26"/>
          <w:szCs w:val="26"/>
          <w:lang w:val="vi-VN"/>
          <w:rPrChange w:id="172"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73" w:author="Quang Minh Le" w:date="2026-01-15T23:19:00Z" w16du:dateUtc="2026-01-15T16:19:00Z">
            <w:rPr>
              <w:rFonts w:ascii="Times New Roman" w:hAnsi="Times New Roman"/>
              <w:b/>
              <w:bCs/>
              <w:sz w:val="26"/>
              <w:szCs w:val="26"/>
            </w:rPr>
          </w:rPrChange>
        </w:rPr>
        <w:t>Phụ thuộc thiết bị:</w:t>
      </w:r>
      <w:r w:rsidRPr="00D27A98">
        <w:rPr>
          <w:rFonts w:ascii="Times New Roman" w:hAnsi="Times New Roman"/>
          <w:sz w:val="26"/>
          <w:szCs w:val="26"/>
          <w:lang w:val="vi-VN"/>
          <w:rPrChange w:id="174" w:author="Quang Minh Le" w:date="2026-01-15T23:19:00Z" w16du:dateUtc="2026-01-15T16:19:00Z">
            <w:rPr>
              <w:rFonts w:ascii="Times New Roman" w:hAnsi="Times New Roman"/>
              <w:sz w:val="26"/>
              <w:szCs w:val="26"/>
            </w:rPr>
          </w:rPrChange>
        </w:rPr>
        <w:t xml:space="preserve"> Chỉ hoạt động trên môi trường Windows.</w:t>
      </w:r>
    </w:p>
    <w:p w14:paraId="79982C92" w14:textId="77777777" w:rsidR="001571C5" w:rsidRPr="00D27A98" w:rsidRDefault="001571C5" w:rsidP="001571C5">
      <w:pPr>
        <w:numPr>
          <w:ilvl w:val="0"/>
          <w:numId w:val="38"/>
        </w:numPr>
        <w:spacing w:line="360" w:lineRule="auto"/>
        <w:rPr>
          <w:rFonts w:ascii="Times New Roman" w:hAnsi="Times New Roman"/>
          <w:sz w:val="26"/>
          <w:szCs w:val="26"/>
          <w:lang w:val="vi-VN"/>
          <w:rPrChange w:id="175"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76" w:author="Quang Minh Le" w:date="2026-01-15T23:19:00Z" w16du:dateUtc="2026-01-15T16:19:00Z">
            <w:rPr>
              <w:rFonts w:ascii="Times New Roman" w:hAnsi="Times New Roman"/>
              <w:b/>
              <w:bCs/>
              <w:sz w:val="26"/>
              <w:szCs w:val="26"/>
            </w:rPr>
          </w:rPrChange>
        </w:rPr>
        <w:t xml:space="preserve">Chưa tích hợp thanh toán </w:t>
      </w:r>
      <w:proofErr w:type="spellStart"/>
      <w:r w:rsidRPr="00D27A98">
        <w:rPr>
          <w:rFonts w:ascii="Times New Roman" w:hAnsi="Times New Roman"/>
          <w:b/>
          <w:bCs/>
          <w:sz w:val="26"/>
          <w:szCs w:val="26"/>
          <w:lang w:val="vi-VN"/>
          <w:rPrChange w:id="177" w:author="Quang Minh Le" w:date="2026-01-15T23:19:00Z" w16du:dateUtc="2026-01-15T16:19:00Z">
            <w:rPr>
              <w:rFonts w:ascii="Times New Roman" w:hAnsi="Times New Roman"/>
              <w:b/>
              <w:bCs/>
              <w:sz w:val="26"/>
              <w:szCs w:val="26"/>
            </w:rPr>
          </w:rPrChange>
        </w:rPr>
        <w:t>online</w:t>
      </w:r>
      <w:proofErr w:type="spellEnd"/>
      <w:r w:rsidRPr="00D27A98">
        <w:rPr>
          <w:rFonts w:ascii="Times New Roman" w:hAnsi="Times New Roman"/>
          <w:b/>
          <w:bCs/>
          <w:sz w:val="26"/>
          <w:szCs w:val="26"/>
          <w:lang w:val="vi-VN"/>
          <w:rPrChange w:id="178" w:author="Quang Minh Le" w:date="2026-01-15T23:19:00Z" w16du:dateUtc="2026-01-15T16:19:00Z">
            <w:rPr>
              <w:rFonts w:ascii="Times New Roman" w:hAnsi="Times New Roman"/>
              <w:b/>
              <w:bCs/>
              <w:sz w:val="26"/>
              <w:szCs w:val="26"/>
            </w:rPr>
          </w:rPrChange>
        </w:rPr>
        <w:t>:</w:t>
      </w:r>
      <w:r w:rsidRPr="00D27A98">
        <w:rPr>
          <w:rFonts w:ascii="Times New Roman" w:hAnsi="Times New Roman"/>
          <w:sz w:val="26"/>
          <w:szCs w:val="26"/>
          <w:lang w:val="vi-VN"/>
          <w:rPrChange w:id="179" w:author="Quang Minh Le" w:date="2026-01-15T23:19:00Z" w16du:dateUtc="2026-01-15T16:19:00Z">
            <w:rPr>
              <w:rFonts w:ascii="Times New Roman" w:hAnsi="Times New Roman"/>
              <w:sz w:val="26"/>
              <w:szCs w:val="26"/>
            </w:rPr>
          </w:rPrChange>
        </w:rPr>
        <w:t xml:space="preserve"> Việc thanh toán vẫn thực hiện trực tiếp tại cửa hàng.</w:t>
      </w:r>
    </w:p>
    <w:p w14:paraId="5DF2E3AF" w14:textId="62EC1FCC" w:rsidR="001571C5" w:rsidRPr="00D27A98" w:rsidRDefault="001571C5" w:rsidP="001571C5">
      <w:pPr>
        <w:spacing w:line="360" w:lineRule="auto"/>
        <w:rPr>
          <w:rFonts w:ascii="Times New Roman" w:hAnsi="Times New Roman"/>
          <w:sz w:val="26"/>
          <w:szCs w:val="26"/>
          <w:lang w:val="vi-VN"/>
          <w:rPrChange w:id="180" w:author="Quang Minh Le" w:date="2026-01-15T23:19:00Z" w16du:dateUtc="2026-01-15T16:19:00Z">
            <w:rPr>
              <w:rFonts w:ascii="Times New Roman" w:hAnsi="Times New Roman"/>
              <w:sz w:val="26"/>
              <w:szCs w:val="26"/>
            </w:rPr>
          </w:rPrChange>
        </w:rPr>
      </w:pPr>
    </w:p>
    <w:p w14:paraId="4A159A26" w14:textId="77777777" w:rsidR="001571C5" w:rsidRPr="00D27A98" w:rsidRDefault="001571C5" w:rsidP="001571C5">
      <w:pPr>
        <w:spacing w:line="360" w:lineRule="auto"/>
        <w:rPr>
          <w:rFonts w:ascii="Times New Roman" w:hAnsi="Times New Roman"/>
          <w:b/>
          <w:bCs/>
          <w:sz w:val="26"/>
          <w:szCs w:val="26"/>
          <w:lang w:val="vi-VN"/>
          <w:rPrChange w:id="181"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182" w:author="Quang Minh Le" w:date="2026-01-15T23:19:00Z" w16du:dateUtc="2026-01-15T16:19:00Z">
            <w:rPr>
              <w:rFonts w:ascii="Times New Roman" w:hAnsi="Times New Roman"/>
              <w:b/>
              <w:bCs/>
              <w:sz w:val="26"/>
              <w:szCs w:val="26"/>
            </w:rPr>
          </w:rPrChange>
        </w:rPr>
        <w:t>1.1.3 Mục đích của hệ thống</w:t>
      </w:r>
    </w:p>
    <w:p w14:paraId="39C77B06" w14:textId="77777777" w:rsidR="001571C5" w:rsidRPr="00D27A98" w:rsidRDefault="001571C5" w:rsidP="001571C5">
      <w:pPr>
        <w:numPr>
          <w:ilvl w:val="0"/>
          <w:numId w:val="39"/>
        </w:numPr>
        <w:spacing w:line="360" w:lineRule="auto"/>
        <w:rPr>
          <w:rFonts w:ascii="Times New Roman" w:hAnsi="Times New Roman"/>
          <w:sz w:val="26"/>
          <w:szCs w:val="26"/>
          <w:lang w:val="vi-VN"/>
          <w:rPrChange w:id="183"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84" w:author="Quang Minh Le" w:date="2026-01-15T23:19:00Z" w16du:dateUtc="2026-01-15T16:19:00Z">
            <w:rPr>
              <w:rFonts w:ascii="Times New Roman" w:hAnsi="Times New Roman"/>
              <w:b/>
              <w:bCs/>
              <w:sz w:val="26"/>
              <w:szCs w:val="26"/>
            </w:rPr>
          </w:rPrChange>
        </w:rPr>
        <w:lastRenderedPageBreak/>
        <w:t>Tin học hóa công tác quản lý bán hàng:</w:t>
      </w:r>
      <w:r w:rsidRPr="00D27A98">
        <w:rPr>
          <w:rFonts w:ascii="Times New Roman" w:hAnsi="Times New Roman"/>
          <w:sz w:val="26"/>
          <w:szCs w:val="26"/>
          <w:lang w:val="vi-VN"/>
          <w:rPrChange w:id="185" w:author="Quang Minh Le" w:date="2026-01-15T23:19:00Z" w16du:dateUtc="2026-01-15T16:19:00Z">
            <w:rPr>
              <w:rFonts w:ascii="Times New Roman" w:hAnsi="Times New Roman"/>
              <w:sz w:val="26"/>
              <w:szCs w:val="26"/>
            </w:rPr>
          </w:rPrChange>
        </w:rPr>
        <w:t xml:space="preserve"> Thay thế phương pháp ghi chép thủ công.</w:t>
      </w:r>
    </w:p>
    <w:p w14:paraId="34C75924" w14:textId="77777777" w:rsidR="001571C5" w:rsidRPr="00D27A98" w:rsidRDefault="001571C5" w:rsidP="001571C5">
      <w:pPr>
        <w:numPr>
          <w:ilvl w:val="0"/>
          <w:numId w:val="39"/>
        </w:numPr>
        <w:spacing w:line="360" w:lineRule="auto"/>
        <w:rPr>
          <w:rFonts w:ascii="Times New Roman" w:hAnsi="Times New Roman"/>
          <w:sz w:val="26"/>
          <w:szCs w:val="26"/>
          <w:lang w:val="vi-VN"/>
          <w:rPrChange w:id="186"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87" w:author="Quang Minh Le" w:date="2026-01-15T23:19:00Z" w16du:dateUtc="2026-01-15T16:19:00Z">
            <w:rPr>
              <w:rFonts w:ascii="Times New Roman" w:hAnsi="Times New Roman"/>
              <w:b/>
              <w:bCs/>
              <w:sz w:val="26"/>
              <w:szCs w:val="26"/>
            </w:rPr>
          </w:rPrChange>
        </w:rPr>
        <w:t>Nâng cao hiệu quả kinh doanh:</w:t>
      </w:r>
      <w:r w:rsidRPr="00D27A98">
        <w:rPr>
          <w:rFonts w:ascii="Times New Roman" w:hAnsi="Times New Roman"/>
          <w:sz w:val="26"/>
          <w:szCs w:val="26"/>
          <w:lang w:val="vi-VN"/>
          <w:rPrChange w:id="188" w:author="Quang Minh Le" w:date="2026-01-15T23:19:00Z" w16du:dateUtc="2026-01-15T16:19:00Z">
            <w:rPr>
              <w:rFonts w:ascii="Times New Roman" w:hAnsi="Times New Roman"/>
              <w:sz w:val="26"/>
              <w:szCs w:val="26"/>
            </w:rPr>
          </w:rPrChange>
        </w:rPr>
        <w:t xml:space="preserve"> Giảm thời gian xử lý hóa đơn, kiểm soát tồn kho tốt hơn.</w:t>
      </w:r>
    </w:p>
    <w:p w14:paraId="5EB38A40" w14:textId="77777777" w:rsidR="001571C5" w:rsidRPr="00D27A98" w:rsidRDefault="001571C5" w:rsidP="001571C5">
      <w:pPr>
        <w:numPr>
          <w:ilvl w:val="0"/>
          <w:numId w:val="39"/>
        </w:numPr>
        <w:spacing w:line="360" w:lineRule="auto"/>
        <w:rPr>
          <w:rFonts w:ascii="Times New Roman" w:hAnsi="Times New Roman"/>
          <w:sz w:val="26"/>
          <w:szCs w:val="26"/>
          <w:lang w:val="vi-VN"/>
          <w:rPrChange w:id="189"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90" w:author="Quang Minh Le" w:date="2026-01-15T23:19:00Z" w16du:dateUtc="2026-01-15T16:19:00Z">
            <w:rPr>
              <w:rFonts w:ascii="Times New Roman" w:hAnsi="Times New Roman"/>
              <w:b/>
              <w:bCs/>
              <w:sz w:val="26"/>
              <w:szCs w:val="26"/>
            </w:rPr>
          </w:rPrChange>
        </w:rPr>
        <w:t>Hỗ trợ quản lý:</w:t>
      </w:r>
      <w:r w:rsidRPr="00D27A98">
        <w:rPr>
          <w:rFonts w:ascii="Times New Roman" w:hAnsi="Times New Roman"/>
          <w:sz w:val="26"/>
          <w:szCs w:val="26"/>
          <w:lang w:val="vi-VN"/>
          <w:rPrChange w:id="191" w:author="Quang Minh Le" w:date="2026-01-15T23:19:00Z" w16du:dateUtc="2026-01-15T16:19:00Z">
            <w:rPr>
              <w:rFonts w:ascii="Times New Roman" w:hAnsi="Times New Roman"/>
              <w:sz w:val="26"/>
              <w:szCs w:val="26"/>
            </w:rPr>
          </w:rPrChange>
        </w:rPr>
        <w:t xml:space="preserve"> Cung cấp các báo cáo doanh thu, số lượng sản phẩm bán ra.</w:t>
      </w:r>
    </w:p>
    <w:p w14:paraId="28CBA0BA" w14:textId="77777777" w:rsidR="001571C5" w:rsidRPr="00D27A98" w:rsidRDefault="001571C5" w:rsidP="001571C5">
      <w:pPr>
        <w:numPr>
          <w:ilvl w:val="0"/>
          <w:numId w:val="39"/>
        </w:numPr>
        <w:spacing w:line="360" w:lineRule="auto"/>
        <w:rPr>
          <w:rFonts w:ascii="Times New Roman" w:hAnsi="Times New Roman"/>
          <w:sz w:val="26"/>
          <w:szCs w:val="26"/>
          <w:lang w:val="vi-VN"/>
          <w:rPrChange w:id="192"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193" w:author="Quang Minh Le" w:date="2026-01-15T23:19:00Z" w16du:dateUtc="2026-01-15T16:19:00Z">
            <w:rPr>
              <w:rFonts w:ascii="Times New Roman" w:hAnsi="Times New Roman"/>
              <w:b/>
              <w:bCs/>
              <w:sz w:val="26"/>
              <w:szCs w:val="26"/>
            </w:rPr>
          </w:rPrChange>
        </w:rPr>
        <w:t>Tăng tính chính xác:</w:t>
      </w:r>
      <w:r w:rsidRPr="00D27A98">
        <w:rPr>
          <w:rFonts w:ascii="Times New Roman" w:hAnsi="Times New Roman"/>
          <w:sz w:val="26"/>
          <w:szCs w:val="26"/>
          <w:lang w:val="vi-VN"/>
          <w:rPrChange w:id="194" w:author="Quang Minh Le" w:date="2026-01-15T23:19:00Z" w16du:dateUtc="2026-01-15T16:19:00Z">
            <w:rPr>
              <w:rFonts w:ascii="Times New Roman" w:hAnsi="Times New Roman"/>
              <w:sz w:val="26"/>
              <w:szCs w:val="26"/>
            </w:rPr>
          </w:rPrChange>
        </w:rPr>
        <w:t xml:space="preserve"> Hạn chế sai sót trong nhập liệu và tính toán.</w:t>
      </w:r>
    </w:p>
    <w:p w14:paraId="26E1D37E" w14:textId="178CCB80" w:rsidR="001571C5" w:rsidRPr="00D27A98" w:rsidRDefault="001571C5" w:rsidP="001571C5">
      <w:pPr>
        <w:spacing w:line="360" w:lineRule="auto"/>
        <w:rPr>
          <w:rFonts w:ascii="Times New Roman" w:hAnsi="Times New Roman"/>
          <w:sz w:val="26"/>
          <w:szCs w:val="26"/>
          <w:lang w:val="vi-VN"/>
          <w:rPrChange w:id="195" w:author="Quang Minh Le" w:date="2026-01-15T23:19:00Z" w16du:dateUtc="2026-01-15T16:19:00Z">
            <w:rPr>
              <w:rFonts w:ascii="Times New Roman" w:hAnsi="Times New Roman"/>
              <w:sz w:val="26"/>
              <w:szCs w:val="26"/>
            </w:rPr>
          </w:rPrChange>
        </w:rPr>
      </w:pPr>
    </w:p>
    <w:p w14:paraId="407B4D09" w14:textId="77777777" w:rsidR="001571C5" w:rsidRPr="00D27A98" w:rsidRDefault="001571C5" w:rsidP="001571C5">
      <w:pPr>
        <w:spacing w:line="360" w:lineRule="auto"/>
        <w:rPr>
          <w:rFonts w:ascii="Times New Roman" w:hAnsi="Times New Roman"/>
          <w:b/>
          <w:bCs/>
          <w:sz w:val="26"/>
          <w:szCs w:val="26"/>
          <w:lang w:val="vi-VN"/>
          <w:rPrChange w:id="196"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197" w:author="Quang Minh Le" w:date="2026-01-15T23:19:00Z" w16du:dateUtc="2026-01-15T16:19:00Z">
            <w:rPr>
              <w:rFonts w:ascii="Times New Roman" w:hAnsi="Times New Roman"/>
              <w:b/>
              <w:bCs/>
              <w:sz w:val="26"/>
              <w:szCs w:val="26"/>
            </w:rPr>
          </w:rPrChange>
        </w:rPr>
        <w:t>1.1.4 Giải pháp xây dựng hệ thống</w:t>
      </w:r>
    </w:p>
    <w:p w14:paraId="554717F4" w14:textId="0F67A0AE" w:rsidR="001571C5" w:rsidRPr="00D27A98" w:rsidRDefault="001571C5" w:rsidP="001571C5">
      <w:pPr>
        <w:numPr>
          <w:ilvl w:val="0"/>
          <w:numId w:val="40"/>
        </w:numPr>
        <w:spacing w:line="360" w:lineRule="auto"/>
        <w:rPr>
          <w:rFonts w:ascii="Times New Roman" w:hAnsi="Times New Roman"/>
          <w:sz w:val="26"/>
          <w:szCs w:val="26"/>
          <w:lang w:val="vi-VN"/>
          <w:rPrChange w:id="198"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199" w:author="Quang Minh Le" w:date="2026-01-15T23:19:00Z" w16du:dateUtc="2026-01-15T16:19:00Z">
            <w:rPr>
              <w:rFonts w:ascii="Times New Roman" w:hAnsi="Times New Roman"/>
              <w:sz w:val="26"/>
              <w:szCs w:val="26"/>
            </w:rPr>
          </w:rPrChange>
        </w:rPr>
        <w:t xml:space="preserve">Sử dụng </w:t>
      </w:r>
      <w:proofErr w:type="spellStart"/>
      <w:r w:rsidRPr="00D27A98">
        <w:rPr>
          <w:rFonts w:ascii="Times New Roman" w:hAnsi="Times New Roman"/>
          <w:b/>
          <w:bCs/>
          <w:sz w:val="26"/>
          <w:szCs w:val="26"/>
          <w:lang w:val="vi-VN"/>
          <w:rPrChange w:id="200" w:author="Quang Minh Le" w:date="2026-01-15T23:19:00Z" w16du:dateUtc="2026-01-15T16:19:00Z">
            <w:rPr>
              <w:rFonts w:ascii="Times New Roman" w:hAnsi="Times New Roman"/>
              <w:b/>
              <w:bCs/>
              <w:sz w:val="26"/>
              <w:szCs w:val="26"/>
            </w:rPr>
          </w:rPrChange>
        </w:rPr>
        <w:t>WinForms</w:t>
      </w:r>
      <w:proofErr w:type="spellEnd"/>
      <w:r w:rsidRPr="00D27A98">
        <w:rPr>
          <w:rFonts w:ascii="Times New Roman" w:hAnsi="Times New Roman"/>
          <w:b/>
          <w:bCs/>
          <w:sz w:val="26"/>
          <w:szCs w:val="26"/>
          <w:lang w:val="vi-VN"/>
          <w:rPrChange w:id="201" w:author="Quang Minh Le" w:date="2026-01-15T23:19:00Z" w16du:dateUtc="2026-01-15T16:19:00Z">
            <w:rPr>
              <w:rFonts w:ascii="Times New Roman" w:hAnsi="Times New Roman"/>
              <w:b/>
              <w:bCs/>
              <w:sz w:val="26"/>
              <w:szCs w:val="26"/>
            </w:rPr>
          </w:rPrChange>
        </w:rPr>
        <w:t xml:space="preserve"> .NET </w:t>
      </w:r>
      <w:proofErr w:type="spellStart"/>
      <w:r w:rsidRPr="00D27A98">
        <w:rPr>
          <w:rFonts w:ascii="Times New Roman" w:hAnsi="Times New Roman"/>
          <w:b/>
          <w:bCs/>
          <w:sz w:val="26"/>
          <w:szCs w:val="26"/>
          <w:lang w:val="vi-VN"/>
          <w:rPrChange w:id="202" w:author="Quang Minh Le" w:date="2026-01-15T23:19:00Z" w16du:dateUtc="2026-01-15T16:19:00Z">
            <w:rPr>
              <w:rFonts w:ascii="Times New Roman" w:hAnsi="Times New Roman"/>
              <w:b/>
              <w:bCs/>
              <w:sz w:val="26"/>
              <w:szCs w:val="26"/>
            </w:rPr>
          </w:rPrChange>
        </w:rPr>
        <w:t>Framework</w:t>
      </w:r>
      <w:proofErr w:type="spellEnd"/>
      <w:r w:rsidRPr="00D27A98">
        <w:rPr>
          <w:rFonts w:ascii="Times New Roman" w:hAnsi="Times New Roman"/>
          <w:b/>
          <w:bCs/>
          <w:sz w:val="26"/>
          <w:szCs w:val="26"/>
          <w:lang w:val="vi-VN"/>
          <w:rPrChange w:id="203" w:author="Quang Minh Le" w:date="2026-01-15T23:19:00Z" w16du:dateUtc="2026-01-15T16:19:00Z">
            <w:rPr>
              <w:rFonts w:ascii="Times New Roman" w:hAnsi="Times New Roman"/>
              <w:b/>
              <w:bCs/>
              <w:sz w:val="26"/>
              <w:szCs w:val="26"/>
            </w:rPr>
          </w:rPrChange>
        </w:rPr>
        <w:t xml:space="preserve"> </w:t>
      </w:r>
      <w:r w:rsidRPr="00D27A98">
        <w:rPr>
          <w:rFonts w:ascii="Times New Roman" w:hAnsi="Times New Roman"/>
          <w:sz w:val="26"/>
          <w:szCs w:val="26"/>
          <w:lang w:val="vi-VN"/>
          <w:rPrChange w:id="204" w:author="Quang Minh Le" w:date="2026-01-15T23:19:00Z" w16du:dateUtc="2026-01-15T16:19:00Z">
            <w:rPr>
              <w:rFonts w:ascii="Times New Roman" w:hAnsi="Times New Roman"/>
              <w:sz w:val="26"/>
              <w:szCs w:val="26"/>
            </w:rPr>
          </w:rPrChange>
        </w:rPr>
        <w:t>để xây dựng giao diện.</w:t>
      </w:r>
    </w:p>
    <w:p w14:paraId="236EC2A2" w14:textId="77777777" w:rsidR="001571C5" w:rsidRPr="00D27A98" w:rsidRDefault="001571C5" w:rsidP="001571C5">
      <w:pPr>
        <w:numPr>
          <w:ilvl w:val="0"/>
          <w:numId w:val="40"/>
        </w:numPr>
        <w:spacing w:line="360" w:lineRule="auto"/>
        <w:rPr>
          <w:rFonts w:ascii="Times New Roman" w:hAnsi="Times New Roman"/>
          <w:sz w:val="26"/>
          <w:szCs w:val="26"/>
          <w:lang w:val="vi-VN"/>
          <w:rPrChange w:id="205"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06" w:author="Quang Minh Le" w:date="2026-01-15T23:19:00Z" w16du:dateUtc="2026-01-15T16:19:00Z">
            <w:rPr>
              <w:rFonts w:ascii="Times New Roman" w:hAnsi="Times New Roman"/>
              <w:sz w:val="26"/>
              <w:szCs w:val="26"/>
            </w:rPr>
          </w:rPrChange>
        </w:rPr>
        <w:t xml:space="preserve">Áp dụng </w:t>
      </w:r>
      <w:r w:rsidRPr="00D27A98">
        <w:rPr>
          <w:rFonts w:ascii="Times New Roman" w:hAnsi="Times New Roman"/>
          <w:b/>
          <w:bCs/>
          <w:sz w:val="26"/>
          <w:szCs w:val="26"/>
          <w:lang w:val="vi-VN"/>
          <w:rPrChange w:id="207" w:author="Quang Minh Le" w:date="2026-01-15T23:19:00Z" w16du:dateUtc="2026-01-15T16:19:00Z">
            <w:rPr>
              <w:rFonts w:ascii="Times New Roman" w:hAnsi="Times New Roman"/>
              <w:b/>
              <w:bCs/>
              <w:sz w:val="26"/>
              <w:szCs w:val="26"/>
            </w:rPr>
          </w:rPrChange>
        </w:rPr>
        <w:t>mô hình 3-layer</w:t>
      </w:r>
      <w:r w:rsidRPr="00D27A98">
        <w:rPr>
          <w:rFonts w:ascii="Times New Roman" w:hAnsi="Times New Roman"/>
          <w:sz w:val="26"/>
          <w:szCs w:val="26"/>
          <w:lang w:val="vi-VN"/>
          <w:rPrChange w:id="208" w:author="Quang Minh Le" w:date="2026-01-15T23:19:00Z" w16du:dateUtc="2026-01-15T16:19:00Z">
            <w:rPr>
              <w:rFonts w:ascii="Times New Roman" w:hAnsi="Times New Roman"/>
              <w:sz w:val="26"/>
              <w:szCs w:val="26"/>
            </w:rPr>
          </w:rPrChange>
        </w:rPr>
        <w:t>:</w:t>
      </w:r>
    </w:p>
    <w:p w14:paraId="6B2D9644" w14:textId="77777777" w:rsidR="001571C5" w:rsidRPr="00D27A98" w:rsidRDefault="001571C5" w:rsidP="001571C5">
      <w:pPr>
        <w:numPr>
          <w:ilvl w:val="1"/>
          <w:numId w:val="40"/>
        </w:numPr>
        <w:spacing w:line="360" w:lineRule="auto"/>
        <w:rPr>
          <w:rFonts w:ascii="Times New Roman" w:hAnsi="Times New Roman"/>
          <w:sz w:val="26"/>
          <w:szCs w:val="26"/>
          <w:lang w:val="vi-VN"/>
          <w:rPrChange w:id="209"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10" w:author="Quang Minh Le" w:date="2026-01-15T23:19:00Z" w16du:dateUtc="2026-01-15T16:19:00Z">
            <w:rPr>
              <w:rFonts w:ascii="Times New Roman" w:hAnsi="Times New Roman"/>
              <w:sz w:val="26"/>
              <w:szCs w:val="26"/>
            </w:rPr>
          </w:rPrChange>
        </w:rPr>
        <w:t>GUI: Giao diện người dùng.</w:t>
      </w:r>
    </w:p>
    <w:p w14:paraId="4EEAB19A" w14:textId="77777777" w:rsidR="001571C5" w:rsidRPr="00D27A98" w:rsidRDefault="001571C5" w:rsidP="001571C5">
      <w:pPr>
        <w:numPr>
          <w:ilvl w:val="1"/>
          <w:numId w:val="40"/>
        </w:numPr>
        <w:spacing w:line="360" w:lineRule="auto"/>
        <w:rPr>
          <w:rFonts w:ascii="Times New Roman" w:hAnsi="Times New Roman"/>
          <w:sz w:val="26"/>
          <w:szCs w:val="26"/>
          <w:lang w:val="vi-VN"/>
          <w:rPrChange w:id="211"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12" w:author="Quang Minh Le" w:date="2026-01-15T23:19:00Z" w16du:dateUtc="2026-01-15T16:19:00Z">
            <w:rPr>
              <w:rFonts w:ascii="Times New Roman" w:hAnsi="Times New Roman"/>
              <w:sz w:val="26"/>
              <w:szCs w:val="26"/>
            </w:rPr>
          </w:rPrChange>
        </w:rPr>
        <w:t>BLL: Xử lý nghiệp vụ.</w:t>
      </w:r>
    </w:p>
    <w:p w14:paraId="1CAC4760" w14:textId="77777777" w:rsidR="001571C5" w:rsidRPr="00D27A98" w:rsidRDefault="001571C5" w:rsidP="001571C5">
      <w:pPr>
        <w:numPr>
          <w:ilvl w:val="1"/>
          <w:numId w:val="40"/>
        </w:numPr>
        <w:spacing w:line="360" w:lineRule="auto"/>
        <w:rPr>
          <w:rFonts w:ascii="Times New Roman" w:hAnsi="Times New Roman"/>
          <w:sz w:val="26"/>
          <w:szCs w:val="26"/>
          <w:lang w:val="vi-VN"/>
          <w:rPrChange w:id="213"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14" w:author="Quang Minh Le" w:date="2026-01-15T23:19:00Z" w16du:dateUtc="2026-01-15T16:19:00Z">
            <w:rPr>
              <w:rFonts w:ascii="Times New Roman" w:hAnsi="Times New Roman"/>
              <w:sz w:val="26"/>
              <w:szCs w:val="26"/>
            </w:rPr>
          </w:rPrChange>
        </w:rPr>
        <w:t>DAL: Truy xuất dữ liệu.</w:t>
      </w:r>
    </w:p>
    <w:p w14:paraId="183AECF8" w14:textId="77777777" w:rsidR="001571C5" w:rsidRPr="00D27A98" w:rsidRDefault="001571C5" w:rsidP="001571C5">
      <w:pPr>
        <w:numPr>
          <w:ilvl w:val="1"/>
          <w:numId w:val="40"/>
        </w:numPr>
        <w:spacing w:line="360" w:lineRule="auto"/>
        <w:rPr>
          <w:rFonts w:ascii="Times New Roman" w:hAnsi="Times New Roman"/>
          <w:sz w:val="26"/>
          <w:szCs w:val="26"/>
          <w:lang w:val="vi-VN"/>
          <w:rPrChange w:id="215"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16" w:author="Quang Minh Le" w:date="2026-01-15T23:19:00Z" w16du:dateUtc="2026-01-15T16:19:00Z">
            <w:rPr>
              <w:rFonts w:ascii="Times New Roman" w:hAnsi="Times New Roman"/>
              <w:sz w:val="26"/>
              <w:szCs w:val="26"/>
            </w:rPr>
          </w:rPrChange>
        </w:rPr>
        <w:t>DTO: Đối tượng truyền dữ liệu.</w:t>
      </w:r>
    </w:p>
    <w:p w14:paraId="27A19753" w14:textId="77777777" w:rsidR="001571C5" w:rsidRPr="00D27A98" w:rsidRDefault="001571C5" w:rsidP="001571C5">
      <w:pPr>
        <w:numPr>
          <w:ilvl w:val="0"/>
          <w:numId w:val="40"/>
        </w:numPr>
        <w:spacing w:line="360" w:lineRule="auto"/>
        <w:rPr>
          <w:rFonts w:ascii="Times New Roman" w:hAnsi="Times New Roman"/>
          <w:sz w:val="26"/>
          <w:szCs w:val="26"/>
          <w:lang w:val="vi-VN"/>
          <w:rPrChange w:id="217"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18" w:author="Quang Minh Le" w:date="2026-01-15T23:19:00Z" w16du:dateUtc="2026-01-15T16:19:00Z">
            <w:rPr>
              <w:rFonts w:ascii="Times New Roman" w:hAnsi="Times New Roman"/>
              <w:sz w:val="26"/>
              <w:szCs w:val="26"/>
            </w:rPr>
          </w:rPrChange>
        </w:rPr>
        <w:t xml:space="preserve">Sử dụng </w:t>
      </w:r>
      <w:r w:rsidRPr="00D27A98">
        <w:rPr>
          <w:rFonts w:ascii="Times New Roman" w:hAnsi="Times New Roman"/>
          <w:b/>
          <w:bCs/>
          <w:sz w:val="26"/>
          <w:szCs w:val="26"/>
          <w:lang w:val="vi-VN"/>
          <w:rPrChange w:id="219" w:author="Quang Minh Le" w:date="2026-01-15T23:19:00Z" w16du:dateUtc="2026-01-15T16:19:00Z">
            <w:rPr>
              <w:rFonts w:ascii="Times New Roman" w:hAnsi="Times New Roman"/>
              <w:b/>
              <w:bCs/>
              <w:sz w:val="26"/>
              <w:szCs w:val="26"/>
            </w:rPr>
          </w:rPrChange>
        </w:rPr>
        <w:t>SQL Server</w:t>
      </w:r>
      <w:r w:rsidRPr="00D27A98">
        <w:rPr>
          <w:rFonts w:ascii="Times New Roman" w:hAnsi="Times New Roman"/>
          <w:sz w:val="26"/>
          <w:szCs w:val="26"/>
          <w:lang w:val="vi-VN"/>
          <w:rPrChange w:id="220" w:author="Quang Minh Le" w:date="2026-01-15T23:19:00Z" w16du:dateUtc="2026-01-15T16:19:00Z">
            <w:rPr>
              <w:rFonts w:ascii="Times New Roman" w:hAnsi="Times New Roman"/>
              <w:sz w:val="26"/>
              <w:szCs w:val="26"/>
            </w:rPr>
          </w:rPrChange>
        </w:rPr>
        <w:t xml:space="preserve"> để lưu trữ dữ liệu.</w:t>
      </w:r>
    </w:p>
    <w:p w14:paraId="7D370B96" w14:textId="77777777" w:rsidR="001571C5" w:rsidRPr="00D27A98" w:rsidRDefault="001571C5" w:rsidP="001571C5">
      <w:pPr>
        <w:numPr>
          <w:ilvl w:val="0"/>
          <w:numId w:val="40"/>
        </w:numPr>
        <w:spacing w:line="360" w:lineRule="auto"/>
        <w:rPr>
          <w:rFonts w:ascii="Times New Roman" w:hAnsi="Times New Roman"/>
          <w:sz w:val="26"/>
          <w:szCs w:val="26"/>
          <w:lang w:val="vi-VN"/>
          <w:rPrChange w:id="221"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22" w:author="Quang Minh Le" w:date="2026-01-15T23:19:00Z" w16du:dateUtc="2026-01-15T16:19:00Z">
            <w:rPr>
              <w:rFonts w:ascii="Times New Roman" w:hAnsi="Times New Roman"/>
              <w:sz w:val="26"/>
              <w:szCs w:val="26"/>
            </w:rPr>
          </w:rPrChange>
        </w:rPr>
        <w:t xml:space="preserve">Áp dụng </w:t>
      </w:r>
      <w:r w:rsidRPr="00D27A98">
        <w:rPr>
          <w:rFonts w:ascii="Times New Roman" w:hAnsi="Times New Roman"/>
          <w:b/>
          <w:bCs/>
          <w:sz w:val="26"/>
          <w:szCs w:val="26"/>
          <w:lang w:val="vi-VN"/>
          <w:rPrChange w:id="223" w:author="Quang Minh Le" w:date="2026-01-15T23:19:00Z" w16du:dateUtc="2026-01-15T16:19:00Z">
            <w:rPr>
              <w:rFonts w:ascii="Times New Roman" w:hAnsi="Times New Roman"/>
              <w:b/>
              <w:bCs/>
              <w:sz w:val="26"/>
              <w:szCs w:val="26"/>
            </w:rPr>
          </w:rPrChange>
        </w:rPr>
        <w:t>ADO.NET</w:t>
      </w:r>
      <w:r w:rsidRPr="00D27A98">
        <w:rPr>
          <w:rFonts w:ascii="Times New Roman" w:hAnsi="Times New Roman"/>
          <w:sz w:val="26"/>
          <w:szCs w:val="26"/>
          <w:lang w:val="vi-VN"/>
          <w:rPrChange w:id="224" w:author="Quang Minh Le" w:date="2026-01-15T23:19:00Z" w16du:dateUtc="2026-01-15T16:19:00Z">
            <w:rPr>
              <w:rFonts w:ascii="Times New Roman" w:hAnsi="Times New Roman"/>
              <w:sz w:val="26"/>
              <w:szCs w:val="26"/>
            </w:rPr>
          </w:rPrChange>
        </w:rPr>
        <w:t xml:space="preserve"> cho kết nối và thao tác cơ sở dữ liệu.</w:t>
      </w:r>
    </w:p>
    <w:p w14:paraId="43C481C9" w14:textId="77777777" w:rsidR="001571C5" w:rsidRPr="00D27A98" w:rsidRDefault="00000000" w:rsidP="001571C5">
      <w:pPr>
        <w:spacing w:line="360" w:lineRule="auto"/>
        <w:rPr>
          <w:rFonts w:ascii="Times New Roman" w:hAnsi="Times New Roman"/>
          <w:sz w:val="26"/>
          <w:szCs w:val="26"/>
          <w:lang w:val="vi-VN"/>
          <w:rPrChange w:id="225" w:author="Quang Minh Le" w:date="2026-01-15T23:19:00Z" w16du:dateUtc="2026-01-15T16:19:00Z">
            <w:rPr>
              <w:rFonts w:ascii="Times New Roman" w:hAnsi="Times New Roman"/>
              <w:sz w:val="26"/>
              <w:szCs w:val="26"/>
            </w:rPr>
          </w:rPrChange>
        </w:rPr>
      </w:pPr>
      <w:r w:rsidRPr="00282DB6">
        <w:rPr>
          <w:rFonts w:ascii="Times New Roman" w:hAnsi="Times New Roman"/>
          <w:sz w:val="26"/>
          <w:szCs w:val="26"/>
          <w:lang w:val="vi-VN"/>
        </w:rPr>
        <w:pict w14:anchorId="002EF057">
          <v:rect id="_x0000_i1025" style="width:0;height:1.5pt" o:hralign="center" o:hrstd="t" o:hr="t" fillcolor="#a0a0a0" stroked="f"/>
        </w:pict>
      </w:r>
    </w:p>
    <w:p w14:paraId="64B3E571" w14:textId="77777777" w:rsidR="001571C5" w:rsidRPr="00D27A98" w:rsidRDefault="001571C5" w:rsidP="001571C5">
      <w:pPr>
        <w:spacing w:line="360" w:lineRule="auto"/>
        <w:rPr>
          <w:rFonts w:ascii="Times New Roman" w:hAnsi="Times New Roman"/>
          <w:b/>
          <w:bCs/>
          <w:sz w:val="26"/>
          <w:szCs w:val="26"/>
          <w:lang w:val="vi-VN"/>
          <w:rPrChange w:id="226"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227" w:author="Quang Minh Le" w:date="2026-01-15T23:19:00Z" w16du:dateUtc="2026-01-15T16:19:00Z">
            <w:rPr>
              <w:rFonts w:ascii="Times New Roman" w:hAnsi="Times New Roman"/>
              <w:b/>
              <w:bCs/>
              <w:sz w:val="26"/>
              <w:szCs w:val="26"/>
            </w:rPr>
          </w:rPrChange>
        </w:rPr>
        <w:t>1.2 Phân tích chức năng hệ thống</w:t>
      </w:r>
    </w:p>
    <w:p w14:paraId="64760FB1" w14:textId="77777777" w:rsidR="001571C5" w:rsidRPr="00D27A98" w:rsidRDefault="001571C5" w:rsidP="001571C5">
      <w:pPr>
        <w:spacing w:line="360" w:lineRule="auto"/>
        <w:rPr>
          <w:rFonts w:ascii="Times New Roman" w:hAnsi="Times New Roman"/>
          <w:b/>
          <w:bCs/>
          <w:sz w:val="26"/>
          <w:szCs w:val="26"/>
          <w:lang w:val="vi-VN"/>
          <w:rPrChange w:id="228"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229" w:author="Quang Minh Le" w:date="2026-01-15T23:19:00Z" w16du:dateUtc="2026-01-15T16:19:00Z">
            <w:rPr>
              <w:rFonts w:ascii="Times New Roman" w:hAnsi="Times New Roman"/>
              <w:b/>
              <w:bCs/>
              <w:sz w:val="26"/>
              <w:szCs w:val="26"/>
            </w:rPr>
          </w:rPrChange>
        </w:rPr>
        <w:t>Chức năng hệ thống</w:t>
      </w:r>
    </w:p>
    <w:p w14:paraId="2044EBDE" w14:textId="77777777" w:rsidR="001571C5" w:rsidRPr="00D27A98" w:rsidRDefault="001571C5" w:rsidP="001571C5">
      <w:pPr>
        <w:numPr>
          <w:ilvl w:val="0"/>
          <w:numId w:val="41"/>
        </w:numPr>
        <w:spacing w:line="360" w:lineRule="auto"/>
        <w:rPr>
          <w:rFonts w:ascii="Times New Roman" w:hAnsi="Times New Roman"/>
          <w:sz w:val="26"/>
          <w:szCs w:val="26"/>
          <w:lang w:val="vi-VN"/>
          <w:rPrChange w:id="230"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31" w:author="Quang Minh Le" w:date="2026-01-15T23:19:00Z" w16du:dateUtc="2026-01-15T16:19:00Z">
            <w:rPr>
              <w:rFonts w:ascii="Times New Roman" w:hAnsi="Times New Roman"/>
              <w:b/>
              <w:bCs/>
              <w:sz w:val="26"/>
              <w:szCs w:val="26"/>
            </w:rPr>
          </w:rPrChange>
        </w:rPr>
        <w:t>Đăng nhập:</w:t>
      </w:r>
      <w:r w:rsidRPr="00D27A98">
        <w:rPr>
          <w:rFonts w:ascii="Times New Roman" w:hAnsi="Times New Roman"/>
          <w:sz w:val="26"/>
          <w:szCs w:val="26"/>
          <w:lang w:val="vi-VN"/>
          <w:rPrChange w:id="232" w:author="Quang Minh Le" w:date="2026-01-15T23:19:00Z" w16du:dateUtc="2026-01-15T16:19:00Z">
            <w:rPr>
              <w:rFonts w:ascii="Times New Roman" w:hAnsi="Times New Roman"/>
              <w:sz w:val="26"/>
              <w:szCs w:val="26"/>
            </w:rPr>
          </w:rPrChange>
        </w:rPr>
        <w:t xml:space="preserve"> Xác thực người dùng trước khi sử dụng hệ thống.</w:t>
      </w:r>
    </w:p>
    <w:p w14:paraId="0F197313" w14:textId="77777777" w:rsidR="001571C5" w:rsidRPr="00D27A98" w:rsidRDefault="001571C5" w:rsidP="001571C5">
      <w:pPr>
        <w:numPr>
          <w:ilvl w:val="0"/>
          <w:numId w:val="41"/>
        </w:numPr>
        <w:spacing w:line="360" w:lineRule="auto"/>
        <w:rPr>
          <w:rFonts w:ascii="Times New Roman" w:hAnsi="Times New Roman"/>
          <w:sz w:val="26"/>
          <w:szCs w:val="26"/>
          <w:lang w:val="vi-VN"/>
          <w:rPrChange w:id="233"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34" w:author="Quang Minh Le" w:date="2026-01-15T23:19:00Z" w16du:dateUtc="2026-01-15T16:19:00Z">
            <w:rPr>
              <w:rFonts w:ascii="Times New Roman" w:hAnsi="Times New Roman"/>
              <w:b/>
              <w:bCs/>
              <w:sz w:val="26"/>
              <w:szCs w:val="26"/>
            </w:rPr>
          </w:rPrChange>
        </w:rPr>
        <w:t>Quản lý sản phẩm:</w:t>
      </w:r>
      <w:r w:rsidRPr="00D27A98">
        <w:rPr>
          <w:rFonts w:ascii="Times New Roman" w:hAnsi="Times New Roman"/>
          <w:sz w:val="26"/>
          <w:szCs w:val="26"/>
          <w:lang w:val="vi-VN"/>
          <w:rPrChange w:id="235" w:author="Quang Minh Le" w:date="2026-01-15T23:19:00Z" w16du:dateUtc="2026-01-15T16:19:00Z">
            <w:rPr>
              <w:rFonts w:ascii="Times New Roman" w:hAnsi="Times New Roman"/>
              <w:sz w:val="26"/>
              <w:szCs w:val="26"/>
            </w:rPr>
          </w:rPrChange>
        </w:rPr>
        <w:t xml:space="preserve"> Thêm, sửa, xóa, tìm kiếm sản phẩm.</w:t>
      </w:r>
    </w:p>
    <w:p w14:paraId="5E60680F" w14:textId="77777777" w:rsidR="001571C5" w:rsidRPr="00D27A98" w:rsidRDefault="001571C5" w:rsidP="001571C5">
      <w:pPr>
        <w:numPr>
          <w:ilvl w:val="0"/>
          <w:numId w:val="41"/>
        </w:numPr>
        <w:spacing w:line="360" w:lineRule="auto"/>
        <w:rPr>
          <w:rFonts w:ascii="Times New Roman" w:hAnsi="Times New Roman"/>
          <w:sz w:val="26"/>
          <w:szCs w:val="26"/>
          <w:lang w:val="vi-VN"/>
          <w:rPrChange w:id="236"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37" w:author="Quang Minh Le" w:date="2026-01-15T23:19:00Z" w16du:dateUtc="2026-01-15T16:19:00Z">
            <w:rPr>
              <w:rFonts w:ascii="Times New Roman" w:hAnsi="Times New Roman"/>
              <w:b/>
              <w:bCs/>
              <w:sz w:val="26"/>
              <w:szCs w:val="26"/>
            </w:rPr>
          </w:rPrChange>
        </w:rPr>
        <w:t>Quản lý khách hàng:</w:t>
      </w:r>
      <w:r w:rsidRPr="00D27A98">
        <w:rPr>
          <w:rFonts w:ascii="Times New Roman" w:hAnsi="Times New Roman"/>
          <w:sz w:val="26"/>
          <w:szCs w:val="26"/>
          <w:lang w:val="vi-VN"/>
          <w:rPrChange w:id="238" w:author="Quang Minh Le" w:date="2026-01-15T23:19:00Z" w16du:dateUtc="2026-01-15T16:19:00Z">
            <w:rPr>
              <w:rFonts w:ascii="Times New Roman" w:hAnsi="Times New Roman"/>
              <w:sz w:val="26"/>
              <w:szCs w:val="26"/>
            </w:rPr>
          </w:rPrChange>
        </w:rPr>
        <w:t xml:space="preserve"> Lưu trữ và cập nhật thông tin khách hàng.</w:t>
      </w:r>
    </w:p>
    <w:p w14:paraId="3384DE38" w14:textId="77777777" w:rsidR="001571C5" w:rsidRPr="00D27A98" w:rsidRDefault="001571C5" w:rsidP="001571C5">
      <w:pPr>
        <w:numPr>
          <w:ilvl w:val="0"/>
          <w:numId w:val="41"/>
        </w:numPr>
        <w:spacing w:line="360" w:lineRule="auto"/>
        <w:rPr>
          <w:rFonts w:ascii="Times New Roman" w:hAnsi="Times New Roman"/>
          <w:sz w:val="26"/>
          <w:szCs w:val="26"/>
          <w:lang w:val="vi-VN"/>
          <w:rPrChange w:id="239"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40" w:author="Quang Minh Le" w:date="2026-01-15T23:19:00Z" w16du:dateUtc="2026-01-15T16:19:00Z">
            <w:rPr>
              <w:rFonts w:ascii="Times New Roman" w:hAnsi="Times New Roman"/>
              <w:b/>
              <w:bCs/>
              <w:sz w:val="26"/>
              <w:szCs w:val="26"/>
            </w:rPr>
          </w:rPrChange>
        </w:rPr>
        <w:t>Quản lý nhân viên:</w:t>
      </w:r>
      <w:r w:rsidRPr="00D27A98">
        <w:rPr>
          <w:rFonts w:ascii="Times New Roman" w:hAnsi="Times New Roman"/>
          <w:sz w:val="26"/>
          <w:szCs w:val="26"/>
          <w:lang w:val="vi-VN"/>
          <w:rPrChange w:id="241" w:author="Quang Minh Le" w:date="2026-01-15T23:19:00Z" w16du:dateUtc="2026-01-15T16:19:00Z">
            <w:rPr>
              <w:rFonts w:ascii="Times New Roman" w:hAnsi="Times New Roman"/>
              <w:sz w:val="26"/>
              <w:szCs w:val="26"/>
            </w:rPr>
          </w:rPrChange>
        </w:rPr>
        <w:t xml:space="preserve"> Quản lý thông tin và phân quyền nhân viên.</w:t>
      </w:r>
    </w:p>
    <w:p w14:paraId="0B4DCADC" w14:textId="77777777" w:rsidR="001571C5" w:rsidRPr="00D27A98" w:rsidRDefault="001571C5" w:rsidP="001571C5">
      <w:pPr>
        <w:numPr>
          <w:ilvl w:val="0"/>
          <w:numId w:val="41"/>
        </w:numPr>
        <w:spacing w:line="360" w:lineRule="auto"/>
        <w:rPr>
          <w:rFonts w:ascii="Times New Roman" w:hAnsi="Times New Roman"/>
          <w:sz w:val="26"/>
          <w:szCs w:val="26"/>
          <w:lang w:val="vi-VN"/>
          <w:rPrChange w:id="242"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43" w:author="Quang Minh Le" w:date="2026-01-15T23:19:00Z" w16du:dateUtc="2026-01-15T16:19:00Z">
            <w:rPr>
              <w:rFonts w:ascii="Times New Roman" w:hAnsi="Times New Roman"/>
              <w:b/>
              <w:bCs/>
              <w:sz w:val="26"/>
              <w:szCs w:val="26"/>
            </w:rPr>
          </w:rPrChange>
        </w:rPr>
        <w:t>Quản lý kho hàng:</w:t>
      </w:r>
      <w:r w:rsidRPr="00D27A98">
        <w:rPr>
          <w:rFonts w:ascii="Times New Roman" w:hAnsi="Times New Roman"/>
          <w:sz w:val="26"/>
          <w:szCs w:val="26"/>
          <w:lang w:val="vi-VN"/>
          <w:rPrChange w:id="244" w:author="Quang Minh Le" w:date="2026-01-15T23:19:00Z" w16du:dateUtc="2026-01-15T16:19:00Z">
            <w:rPr>
              <w:rFonts w:ascii="Times New Roman" w:hAnsi="Times New Roman"/>
              <w:sz w:val="26"/>
              <w:szCs w:val="26"/>
            </w:rPr>
          </w:rPrChange>
        </w:rPr>
        <w:t xml:space="preserve"> Theo dõi số lượng tồn kho.</w:t>
      </w:r>
    </w:p>
    <w:p w14:paraId="426C1C75" w14:textId="77777777" w:rsidR="001571C5" w:rsidRPr="00D27A98" w:rsidRDefault="001571C5" w:rsidP="001571C5">
      <w:pPr>
        <w:numPr>
          <w:ilvl w:val="0"/>
          <w:numId w:val="41"/>
        </w:numPr>
        <w:spacing w:line="360" w:lineRule="auto"/>
        <w:rPr>
          <w:rFonts w:ascii="Times New Roman" w:hAnsi="Times New Roman"/>
          <w:sz w:val="26"/>
          <w:szCs w:val="26"/>
          <w:lang w:val="vi-VN"/>
          <w:rPrChange w:id="245"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46" w:author="Quang Minh Le" w:date="2026-01-15T23:19:00Z" w16du:dateUtc="2026-01-15T16:19:00Z">
            <w:rPr>
              <w:rFonts w:ascii="Times New Roman" w:hAnsi="Times New Roman"/>
              <w:b/>
              <w:bCs/>
              <w:sz w:val="26"/>
              <w:szCs w:val="26"/>
            </w:rPr>
          </w:rPrChange>
        </w:rPr>
        <w:t>Quản lý hóa đơn:</w:t>
      </w:r>
      <w:r w:rsidRPr="00D27A98">
        <w:rPr>
          <w:rFonts w:ascii="Times New Roman" w:hAnsi="Times New Roman"/>
          <w:sz w:val="26"/>
          <w:szCs w:val="26"/>
          <w:lang w:val="vi-VN"/>
          <w:rPrChange w:id="247" w:author="Quang Minh Le" w:date="2026-01-15T23:19:00Z" w16du:dateUtc="2026-01-15T16:19:00Z">
            <w:rPr>
              <w:rFonts w:ascii="Times New Roman" w:hAnsi="Times New Roman"/>
              <w:sz w:val="26"/>
              <w:szCs w:val="26"/>
            </w:rPr>
          </w:rPrChange>
        </w:rPr>
        <w:t xml:space="preserve"> Lập hóa đơn bán hàng, xem chi tiết hóa đơn.</w:t>
      </w:r>
    </w:p>
    <w:p w14:paraId="488C99BB" w14:textId="77777777" w:rsidR="001571C5" w:rsidRPr="00D27A98" w:rsidRDefault="001571C5" w:rsidP="001571C5">
      <w:pPr>
        <w:numPr>
          <w:ilvl w:val="0"/>
          <w:numId w:val="41"/>
        </w:numPr>
        <w:spacing w:line="360" w:lineRule="auto"/>
        <w:rPr>
          <w:rFonts w:ascii="Times New Roman" w:hAnsi="Times New Roman"/>
          <w:sz w:val="26"/>
          <w:szCs w:val="26"/>
          <w:lang w:val="vi-VN"/>
          <w:rPrChange w:id="248"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49" w:author="Quang Minh Le" w:date="2026-01-15T23:19:00Z" w16du:dateUtc="2026-01-15T16:19:00Z">
            <w:rPr>
              <w:rFonts w:ascii="Times New Roman" w:hAnsi="Times New Roman"/>
              <w:b/>
              <w:bCs/>
              <w:sz w:val="26"/>
              <w:szCs w:val="26"/>
            </w:rPr>
          </w:rPrChange>
        </w:rPr>
        <w:t>Thống kê – doanh thu:</w:t>
      </w:r>
      <w:r w:rsidRPr="00D27A98">
        <w:rPr>
          <w:rFonts w:ascii="Times New Roman" w:hAnsi="Times New Roman"/>
          <w:sz w:val="26"/>
          <w:szCs w:val="26"/>
          <w:lang w:val="vi-VN"/>
          <w:rPrChange w:id="250" w:author="Quang Minh Le" w:date="2026-01-15T23:19:00Z" w16du:dateUtc="2026-01-15T16:19:00Z">
            <w:rPr>
              <w:rFonts w:ascii="Times New Roman" w:hAnsi="Times New Roman"/>
              <w:sz w:val="26"/>
              <w:szCs w:val="26"/>
            </w:rPr>
          </w:rPrChange>
        </w:rPr>
        <w:t xml:space="preserve"> Tổng hợp doanh thu theo thời gian.</w:t>
      </w:r>
    </w:p>
    <w:p w14:paraId="54F283FB" w14:textId="77777777" w:rsidR="001571C5" w:rsidRPr="00D27A98" w:rsidRDefault="00000000" w:rsidP="001571C5">
      <w:pPr>
        <w:spacing w:line="360" w:lineRule="auto"/>
        <w:rPr>
          <w:rFonts w:ascii="Times New Roman" w:hAnsi="Times New Roman"/>
          <w:sz w:val="26"/>
          <w:szCs w:val="26"/>
          <w:lang w:val="vi-VN"/>
          <w:rPrChange w:id="251" w:author="Quang Minh Le" w:date="2026-01-15T23:19:00Z" w16du:dateUtc="2026-01-15T16:19:00Z">
            <w:rPr>
              <w:rFonts w:ascii="Times New Roman" w:hAnsi="Times New Roman"/>
              <w:sz w:val="26"/>
              <w:szCs w:val="26"/>
            </w:rPr>
          </w:rPrChange>
        </w:rPr>
      </w:pPr>
      <w:r w:rsidRPr="00282DB6">
        <w:rPr>
          <w:rFonts w:ascii="Times New Roman" w:hAnsi="Times New Roman"/>
          <w:sz w:val="26"/>
          <w:szCs w:val="26"/>
          <w:lang w:val="vi-VN"/>
        </w:rPr>
        <w:pict w14:anchorId="23C6F21A">
          <v:rect id="_x0000_i1026" style="width:0;height:1.5pt" o:hralign="center" o:hrstd="t" o:hr="t" fillcolor="#a0a0a0" stroked="f"/>
        </w:pict>
      </w:r>
    </w:p>
    <w:p w14:paraId="76BE2758" w14:textId="77777777" w:rsidR="001571C5" w:rsidRPr="00D27A98" w:rsidRDefault="001571C5" w:rsidP="001571C5">
      <w:pPr>
        <w:spacing w:line="360" w:lineRule="auto"/>
        <w:rPr>
          <w:rFonts w:ascii="Times New Roman" w:hAnsi="Times New Roman"/>
          <w:b/>
          <w:bCs/>
          <w:sz w:val="26"/>
          <w:szCs w:val="26"/>
          <w:lang w:val="vi-VN"/>
          <w:rPrChange w:id="252"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253" w:author="Quang Minh Le" w:date="2026-01-15T23:19:00Z" w16du:dateUtc="2026-01-15T16:19:00Z">
            <w:rPr>
              <w:rFonts w:ascii="Times New Roman" w:hAnsi="Times New Roman"/>
              <w:b/>
              <w:bCs/>
              <w:sz w:val="26"/>
              <w:szCs w:val="26"/>
            </w:rPr>
          </w:rPrChange>
        </w:rPr>
        <w:t>Yêu cầu phi chức năng</w:t>
      </w:r>
    </w:p>
    <w:p w14:paraId="77F86223" w14:textId="77777777" w:rsidR="001571C5" w:rsidRPr="00D27A98" w:rsidRDefault="001571C5" w:rsidP="001571C5">
      <w:pPr>
        <w:numPr>
          <w:ilvl w:val="0"/>
          <w:numId w:val="42"/>
        </w:numPr>
        <w:spacing w:line="360" w:lineRule="auto"/>
        <w:rPr>
          <w:rFonts w:ascii="Times New Roman" w:hAnsi="Times New Roman"/>
          <w:sz w:val="26"/>
          <w:szCs w:val="26"/>
          <w:lang w:val="vi-VN"/>
          <w:rPrChange w:id="254"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55" w:author="Quang Minh Le" w:date="2026-01-15T23:19:00Z" w16du:dateUtc="2026-01-15T16:19:00Z">
            <w:rPr>
              <w:rFonts w:ascii="Times New Roman" w:hAnsi="Times New Roman"/>
              <w:b/>
              <w:bCs/>
              <w:sz w:val="26"/>
              <w:szCs w:val="26"/>
            </w:rPr>
          </w:rPrChange>
        </w:rPr>
        <w:t>Giao diện:</w:t>
      </w:r>
      <w:r w:rsidRPr="00D27A98">
        <w:rPr>
          <w:rFonts w:ascii="Times New Roman" w:hAnsi="Times New Roman"/>
          <w:sz w:val="26"/>
          <w:szCs w:val="26"/>
          <w:lang w:val="vi-VN"/>
          <w:rPrChange w:id="256" w:author="Quang Minh Le" w:date="2026-01-15T23:19:00Z" w16du:dateUtc="2026-01-15T16:19:00Z">
            <w:rPr>
              <w:rFonts w:ascii="Times New Roman" w:hAnsi="Times New Roman"/>
              <w:sz w:val="26"/>
              <w:szCs w:val="26"/>
            </w:rPr>
          </w:rPrChange>
        </w:rPr>
        <w:t xml:space="preserve"> Đơn giản, dễ sử dụng, phù hợp với người dùng không chuyên CNTT.</w:t>
      </w:r>
    </w:p>
    <w:p w14:paraId="0ED9CCA2" w14:textId="77777777" w:rsidR="001571C5" w:rsidRPr="00D27A98" w:rsidRDefault="001571C5" w:rsidP="001571C5">
      <w:pPr>
        <w:numPr>
          <w:ilvl w:val="0"/>
          <w:numId w:val="42"/>
        </w:numPr>
        <w:spacing w:line="360" w:lineRule="auto"/>
        <w:rPr>
          <w:rFonts w:ascii="Times New Roman" w:hAnsi="Times New Roman"/>
          <w:sz w:val="26"/>
          <w:szCs w:val="26"/>
          <w:lang w:val="vi-VN"/>
          <w:rPrChange w:id="257"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58" w:author="Quang Minh Le" w:date="2026-01-15T23:19:00Z" w16du:dateUtc="2026-01-15T16:19:00Z">
            <w:rPr>
              <w:rFonts w:ascii="Times New Roman" w:hAnsi="Times New Roman"/>
              <w:b/>
              <w:bCs/>
              <w:sz w:val="26"/>
              <w:szCs w:val="26"/>
            </w:rPr>
          </w:rPrChange>
        </w:rPr>
        <w:t>Hiệu suất:</w:t>
      </w:r>
      <w:r w:rsidRPr="00D27A98">
        <w:rPr>
          <w:rFonts w:ascii="Times New Roman" w:hAnsi="Times New Roman"/>
          <w:sz w:val="26"/>
          <w:szCs w:val="26"/>
          <w:lang w:val="vi-VN"/>
          <w:rPrChange w:id="259" w:author="Quang Minh Le" w:date="2026-01-15T23:19:00Z" w16du:dateUtc="2026-01-15T16:19:00Z">
            <w:rPr>
              <w:rFonts w:ascii="Times New Roman" w:hAnsi="Times New Roman"/>
              <w:sz w:val="26"/>
              <w:szCs w:val="26"/>
            </w:rPr>
          </w:rPrChange>
        </w:rPr>
        <w:t xml:space="preserve"> Hệ thống hoạt động ổn định, phản hồi nhanh.</w:t>
      </w:r>
    </w:p>
    <w:p w14:paraId="548C1654" w14:textId="77777777" w:rsidR="001571C5" w:rsidRPr="00D27A98" w:rsidRDefault="001571C5" w:rsidP="001571C5">
      <w:pPr>
        <w:numPr>
          <w:ilvl w:val="0"/>
          <w:numId w:val="42"/>
        </w:numPr>
        <w:spacing w:line="360" w:lineRule="auto"/>
        <w:rPr>
          <w:rFonts w:ascii="Times New Roman" w:hAnsi="Times New Roman"/>
          <w:sz w:val="26"/>
          <w:szCs w:val="26"/>
          <w:lang w:val="vi-VN"/>
          <w:rPrChange w:id="260" w:author="Quang Minh Le" w:date="2026-01-15T23:19:00Z" w16du:dateUtc="2026-01-15T16:19:00Z">
            <w:rPr>
              <w:rFonts w:ascii="Times New Roman" w:hAnsi="Times New Roman"/>
              <w:sz w:val="26"/>
              <w:szCs w:val="26"/>
            </w:rPr>
          </w:rPrChange>
        </w:rPr>
      </w:pPr>
      <w:r w:rsidRPr="00D27A98">
        <w:rPr>
          <w:rFonts w:ascii="Times New Roman" w:hAnsi="Times New Roman"/>
          <w:b/>
          <w:bCs/>
          <w:sz w:val="26"/>
          <w:szCs w:val="26"/>
          <w:lang w:val="vi-VN"/>
          <w:rPrChange w:id="261" w:author="Quang Minh Le" w:date="2026-01-15T23:19:00Z" w16du:dateUtc="2026-01-15T16:19:00Z">
            <w:rPr>
              <w:rFonts w:ascii="Times New Roman" w:hAnsi="Times New Roman"/>
              <w:b/>
              <w:bCs/>
              <w:sz w:val="26"/>
              <w:szCs w:val="26"/>
            </w:rPr>
          </w:rPrChange>
        </w:rPr>
        <w:lastRenderedPageBreak/>
        <w:t>Bảo mật:</w:t>
      </w:r>
      <w:r w:rsidRPr="00D27A98">
        <w:rPr>
          <w:rFonts w:ascii="Times New Roman" w:hAnsi="Times New Roman"/>
          <w:sz w:val="26"/>
          <w:szCs w:val="26"/>
          <w:lang w:val="vi-VN"/>
          <w:rPrChange w:id="262" w:author="Quang Minh Le" w:date="2026-01-15T23:19:00Z" w16du:dateUtc="2026-01-15T16:19:00Z">
            <w:rPr>
              <w:rFonts w:ascii="Times New Roman" w:hAnsi="Times New Roman"/>
              <w:sz w:val="26"/>
              <w:szCs w:val="26"/>
            </w:rPr>
          </w:rPrChange>
        </w:rPr>
        <w:t xml:space="preserve"> Đảm bảo an toàn dữ liệu, phân quyền người dùng.</w:t>
      </w:r>
    </w:p>
    <w:p w14:paraId="1D416631" w14:textId="77777777" w:rsidR="001571C5" w:rsidRPr="00D27A98" w:rsidDel="00D27A98" w:rsidRDefault="001571C5" w:rsidP="001571C5">
      <w:pPr>
        <w:numPr>
          <w:ilvl w:val="0"/>
          <w:numId w:val="42"/>
        </w:numPr>
        <w:spacing w:line="360" w:lineRule="auto"/>
        <w:rPr>
          <w:del w:id="263" w:author="Quang Minh Le" w:date="2026-01-15T23:19:00Z" w16du:dateUtc="2026-01-15T16:19:00Z"/>
          <w:rFonts w:ascii="Times New Roman" w:hAnsi="Times New Roman"/>
          <w:sz w:val="26"/>
          <w:szCs w:val="26"/>
          <w:lang w:val="vi-VN"/>
          <w:rPrChange w:id="264" w:author="Quang Minh Le" w:date="2026-01-15T23:19:00Z" w16du:dateUtc="2026-01-15T16:19:00Z">
            <w:rPr>
              <w:del w:id="265" w:author="Quang Minh Le" w:date="2026-01-15T23:19:00Z" w16du:dateUtc="2026-01-15T16:19:00Z"/>
              <w:rFonts w:ascii="Times New Roman" w:hAnsi="Times New Roman"/>
              <w:sz w:val="26"/>
              <w:szCs w:val="26"/>
            </w:rPr>
          </w:rPrChange>
        </w:rPr>
      </w:pPr>
      <w:r w:rsidRPr="00D27A98">
        <w:rPr>
          <w:rFonts w:ascii="Times New Roman" w:hAnsi="Times New Roman"/>
          <w:b/>
          <w:bCs/>
          <w:sz w:val="26"/>
          <w:szCs w:val="26"/>
          <w:lang w:val="vi-VN"/>
          <w:rPrChange w:id="266" w:author="Quang Minh Le" w:date="2026-01-15T23:19:00Z" w16du:dateUtc="2026-01-15T16:19:00Z">
            <w:rPr>
              <w:rFonts w:ascii="Times New Roman" w:hAnsi="Times New Roman"/>
              <w:b/>
              <w:bCs/>
              <w:sz w:val="26"/>
              <w:szCs w:val="26"/>
            </w:rPr>
          </w:rPrChange>
        </w:rPr>
        <w:t>Khả năng bảo trì:</w:t>
      </w:r>
      <w:r w:rsidRPr="00D27A98">
        <w:rPr>
          <w:rFonts w:ascii="Times New Roman" w:hAnsi="Times New Roman"/>
          <w:sz w:val="26"/>
          <w:szCs w:val="26"/>
          <w:lang w:val="vi-VN"/>
          <w:rPrChange w:id="267" w:author="Quang Minh Le" w:date="2026-01-15T23:19:00Z" w16du:dateUtc="2026-01-15T16:19:00Z">
            <w:rPr>
              <w:rFonts w:ascii="Times New Roman" w:hAnsi="Times New Roman"/>
              <w:sz w:val="26"/>
              <w:szCs w:val="26"/>
            </w:rPr>
          </w:rPrChange>
        </w:rPr>
        <w:t xml:space="preserve"> Dễ mở rộng và nâng cấp trong tương lai.</w:t>
      </w:r>
    </w:p>
    <w:p w14:paraId="70FA18D3" w14:textId="5EBC91C8" w:rsidR="001571C5" w:rsidRPr="00D27A98" w:rsidRDefault="00000000">
      <w:pPr>
        <w:numPr>
          <w:ilvl w:val="0"/>
          <w:numId w:val="42"/>
        </w:numPr>
        <w:spacing w:line="360" w:lineRule="auto"/>
        <w:rPr>
          <w:rFonts w:ascii="Times New Roman" w:hAnsi="Times New Roman"/>
          <w:sz w:val="26"/>
          <w:szCs w:val="26"/>
          <w:lang w:val="vi-VN"/>
          <w:rPrChange w:id="268" w:author="Quang Minh Le" w:date="2026-01-15T23:19:00Z" w16du:dateUtc="2026-01-15T16:19:00Z">
            <w:rPr>
              <w:rFonts w:ascii="Times New Roman" w:hAnsi="Times New Roman"/>
              <w:sz w:val="26"/>
              <w:szCs w:val="26"/>
            </w:rPr>
          </w:rPrChange>
        </w:rPr>
        <w:pPrChange w:id="269" w:author="Quang Minh Le" w:date="2026-01-15T23:19:00Z" w16du:dateUtc="2026-01-15T16:19:00Z">
          <w:pPr>
            <w:spacing w:line="360" w:lineRule="auto"/>
          </w:pPr>
        </w:pPrChange>
      </w:pPr>
      <w:del w:id="270" w:author="Quang Minh Le" w:date="2026-01-15T23:19:00Z" w16du:dateUtc="2026-01-15T16:19:00Z">
        <w:r w:rsidRPr="00282DB6">
          <w:rPr>
            <w:rFonts w:ascii="Times New Roman" w:hAnsi="Times New Roman"/>
            <w:sz w:val="26"/>
            <w:szCs w:val="26"/>
            <w:lang w:val="vi-VN"/>
          </w:rPr>
          <w:pict w14:anchorId="2242A7A4">
            <v:rect id="_x0000_i1027" style="width:0;height:1.5pt" o:hralign="center" o:hrstd="t" o:hr="t" fillcolor="#a0a0a0" stroked="f"/>
          </w:pict>
        </w:r>
      </w:del>
    </w:p>
    <w:p w14:paraId="45974B3E" w14:textId="77777777" w:rsidR="001571C5" w:rsidRPr="00D27A98" w:rsidRDefault="001571C5" w:rsidP="001571C5">
      <w:pPr>
        <w:spacing w:line="360" w:lineRule="auto"/>
        <w:rPr>
          <w:rFonts w:ascii="Times New Roman" w:hAnsi="Times New Roman"/>
          <w:b/>
          <w:bCs/>
          <w:sz w:val="26"/>
          <w:szCs w:val="26"/>
          <w:lang w:val="vi-VN"/>
          <w:rPrChange w:id="271"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272" w:author="Quang Minh Le" w:date="2026-01-15T23:19:00Z" w16du:dateUtc="2026-01-15T16:19:00Z">
            <w:rPr>
              <w:rFonts w:ascii="Times New Roman" w:hAnsi="Times New Roman"/>
              <w:b/>
              <w:bCs/>
              <w:sz w:val="26"/>
              <w:szCs w:val="26"/>
            </w:rPr>
          </w:rPrChange>
        </w:rPr>
        <w:t>1.3 Phân tích và thiết kế hệ thống</w:t>
      </w:r>
    </w:p>
    <w:p w14:paraId="582E5546" w14:textId="77777777" w:rsidR="001571C5" w:rsidRPr="00D27A98" w:rsidRDefault="001571C5" w:rsidP="001571C5">
      <w:pPr>
        <w:spacing w:line="360" w:lineRule="auto"/>
        <w:rPr>
          <w:rFonts w:ascii="Times New Roman" w:hAnsi="Times New Roman"/>
          <w:b/>
          <w:bCs/>
          <w:sz w:val="26"/>
          <w:szCs w:val="26"/>
          <w:lang w:val="vi-VN"/>
          <w:rPrChange w:id="273"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274" w:author="Quang Minh Le" w:date="2026-01-15T23:19:00Z" w16du:dateUtc="2026-01-15T16:19:00Z">
            <w:rPr>
              <w:rFonts w:ascii="Times New Roman" w:hAnsi="Times New Roman"/>
              <w:b/>
              <w:bCs/>
              <w:sz w:val="26"/>
              <w:szCs w:val="26"/>
            </w:rPr>
          </w:rPrChange>
        </w:rPr>
        <w:t>1.3.1 Yêu cầu chi tiết</w:t>
      </w:r>
    </w:p>
    <w:p w14:paraId="048A50C6" w14:textId="77777777" w:rsidR="001571C5" w:rsidRPr="00D27A98" w:rsidRDefault="001571C5" w:rsidP="001571C5">
      <w:pPr>
        <w:spacing w:line="360" w:lineRule="auto"/>
        <w:rPr>
          <w:rFonts w:ascii="Times New Roman" w:hAnsi="Times New Roman"/>
          <w:b/>
          <w:bCs/>
          <w:sz w:val="26"/>
          <w:szCs w:val="26"/>
          <w:lang w:val="vi-VN"/>
          <w:rPrChange w:id="275"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276" w:author="Quang Minh Le" w:date="2026-01-15T23:19:00Z" w16du:dateUtc="2026-01-15T16:19:00Z">
            <w:rPr>
              <w:rFonts w:ascii="Times New Roman" w:hAnsi="Times New Roman"/>
              <w:b/>
              <w:bCs/>
              <w:sz w:val="26"/>
              <w:szCs w:val="26"/>
            </w:rPr>
          </w:rPrChange>
        </w:rPr>
        <w:t>Đối với người dùng (nhân viên)</w:t>
      </w:r>
    </w:p>
    <w:p w14:paraId="49497673" w14:textId="77777777" w:rsidR="001571C5" w:rsidRPr="00D27A98" w:rsidRDefault="001571C5" w:rsidP="001571C5">
      <w:pPr>
        <w:numPr>
          <w:ilvl w:val="0"/>
          <w:numId w:val="43"/>
        </w:numPr>
        <w:spacing w:line="360" w:lineRule="auto"/>
        <w:rPr>
          <w:rFonts w:ascii="Times New Roman" w:hAnsi="Times New Roman"/>
          <w:sz w:val="26"/>
          <w:szCs w:val="26"/>
          <w:lang w:val="vi-VN"/>
          <w:rPrChange w:id="277"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78" w:author="Quang Minh Le" w:date="2026-01-15T23:19:00Z" w16du:dateUtc="2026-01-15T16:19:00Z">
            <w:rPr>
              <w:rFonts w:ascii="Times New Roman" w:hAnsi="Times New Roman"/>
              <w:sz w:val="26"/>
              <w:szCs w:val="26"/>
            </w:rPr>
          </w:rPrChange>
        </w:rPr>
        <w:t>Đăng nhập hệ thống.</w:t>
      </w:r>
    </w:p>
    <w:p w14:paraId="2251EE4C" w14:textId="77777777" w:rsidR="001571C5" w:rsidRPr="00D27A98" w:rsidRDefault="001571C5" w:rsidP="001571C5">
      <w:pPr>
        <w:numPr>
          <w:ilvl w:val="0"/>
          <w:numId w:val="43"/>
        </w:numPr>
        <w:spacing w:line="360" w:lineRule="auto"/>
        <w:rPr>
          <w:rFonts w:ascii="Times New Roman" w:hAnsi="Times New Roman"/>
          <w:sz w:val="26"/>
          <w:szCs w:val="26"/>
          <w:lang w:val="vi-VN"/>
          <w:rPrChange w:id="279"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80" w:author="Quang Minh Le" w:date="2026-01-15T23:19:00Z" w16du:dateUtc="2026-01-15T16:19:00Z">
            <w:rPr>
              <w:rFonts w:ascii="Times New Roman" w:hAnsi="Times New Roman"/>
              <w:sz w:val="26"/>
              <w:szCs w:val="26"/>
            </w:rPr>
          </w:rPrChange>
        </w:rPr>
        <w:t>Xem, thêm, sửa, xóa thông tin sản phẩm.</w:t>
      </w:r>
    </w:p>
    <w:p w14:paraId="3C2FAF41" w14:textId="77777777" w:rsidR="001571C5" w:rsidRPr="00D27A98" w:rsidRDefault="001571C5" w:rsidP="001571C5">
      <w:pPr>
        <w:numPr>
          <w:ilvl w:val="0"/>
          <w:numId w:val="43"/>
        </w:numPr>
        <w:spacing w:line="360" w:lineRule="auto"/>
        <w:rPr>
          <w:rFonts w:ascii="Times New Roman" w:hAnsi="Times New Roman"/>
          <w:sz w:val="26"/>
          <w:szCs w:val="26"/>
          <w:lang w:val="vi-VN"/>
          <w:rPrChange w:id="281"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82" w:author="Quang Minh Le" w:date="2026-01-15T23:19:00Z" w16du:dateUtc="2026-01-15T16:19:00Z">
            <w:rPr>
              <w:rFonts w:ascii="Times New Roman" w:hAnsi="Times New Roman"/>
              <w:sz w:val="26"/>
              <w:szCs w:val="26"/>
            </w:rPr>
          </w:rPrChange>
        </w:rPr>
        <w:t>Lập và quản lý hóa đơn bán hàng.</w:t>
      </w:r>
    </w:p>
    <w:p w14:paraId="0C631BB2" w14:textId="77777777" w:rsidR="001571C5" w:rsidRPr="00D27A98" w:rsidRDefault="001571C5" w:rsidP="001571C5">
      <w:pPr>
        <w:numPr>
          <w:ilvl w:val="0"/>
          <w:numId w:val="43"/>
        </w:numPr>
        <w:spacing w:line="360" w:lineRule="auto"/>
        <w:rPr>
          <w:rFonts w:ascii="Times New Roman" w:hAnsi="Times New Roman"/>
          <w:sz w:val="26"/>
          <w:szCs w:val="26"/>
          <w:lang w:val="vi-VN"/>
          <w:rPrChange w:id="283"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84" w:author="Quang Minh Le" w:date="2026-01-15T23:19:00Z" w16du:dateUtc="2026-01-15T16:19:00Z">
            <w:rPr>
              <w:rFonts w:ascii="Times New Roman" w:hAnsi="Times New Roman"/>
              <w:sz w:val="26"/>
              <w:szCs w:val="26"/>
            </w:rPr>
          </w:rPrChange>
        </w:rPr>
        <w:t>Tìm kiếm thông tin sản phẩm, khách hàng.</w:t>
      </w:r>
    </w:p>
    <w:p w14:paraId="512A2F4A" w14:textId="77777777" w:rsidR="001571C5" w:rsidRPr="00D27A98" w:rsidRDefault="001571C5" w:rsidP="001571C5">
      <w:pPr>
        <w:numPr>
          <w:ilvl w:val="0"/>
          <w:numId w:val="43"/>
        </w:numPr>
        <w:spacing w:line="360" w:lineRule="auto"/>
        <w:rPr>
          <w:rFonts w:ascii="Times New Roman" w:hAnsi="Times New Roman"/>
          <w:sz w:val="26"/>
          <w:szCs w:val="26"/>
          <w:lang w:val="vi-VN"/>
          <w:rPrChange w:id="285"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86" w:author="Quang Minh Le" w:date="2026-01-15T23:19:00Z" w16du:dateUtc="2026-01-15T16:19:00Z">
            <w:rPr>
              <w:rFonts w:ascii="Times New Roman" w:hAnsi="Times New Roman"/>
              <w:sz w:val="26"/>
              <w:szCs w:val="26"/>
            </w:rPr>
          </w:rPrChange>
        </w:rPr>
        <w:t>Xem báo cáo doanh thu.</w:t>
      </w:r>
    </w:p>
    <w:p w14:paraId="5A65097D" w14:textId="77777777" w:rsidR="001571C5" w:rsidRPr="00D27A98" w:rsidRDefault="001571C5" w:rsidP="001571C5">
      <w:pPr>
        <w:spacing w:line="360" w:lineRule="auto"/>
        <w:rPr>
          <w:rFonts w:ascii="Times New Roman" w:hAnsi="Times New Roman"/>
          <w:b/>
          <w:bCs/>
          <w:sz w:val="26"/>
          <w:szCs w:val="26"/>
          <w:lang w:val="vi-VN"/>
          <w:rPrChange w:id="287" w:author="Quang Minh Le" w:date="2026-01-15T23:19:00Z" w16du:dateUtc="2026-01-15T16:19:00Z">
            <w:rPr>
              <w:rFonts w:ascii="Times New Roman" w:hAnsi="Times New Roman"/>
              <w:b/>
              <w:bCs/>
              <w:sz w:val="26"/>
              <w:szCs w:val="26"/>
            </w:rPr>
          </w:rPrChange>
        </w:rPr>
      </w:pPr>
      <w:r w:rsidRPr="00D27A98">
        <w:rPr>
          <w:rFonts w:ascii="Times New Roman" w:hAnsi="Times New Roman"/>
          <w:b/>
          <w:bCs/>
          <w:sz w:val="26"/>
          <w:szCs w:val="26"/>
          <w:lang w:val="vi-VN"/>
          <w:rPrChange w:id="288" w:author="Quang Minh Le" w:date="2026-01-15T23:19:00Z" w16du:dateUtc="2026-01-15T16:19:00Z">
            <w:rPr>
              <w:rFonts w:ascii="Times New Roman" w:hAnsi="Times New Roman"/>
              <w:b/>
              <w:bCs/>
              <w:sz w:val="26"/>
              <w:szCs w:val="26"/>
            </w:rPr>
          </w:rPrChange>
        </w:rPr>
        <w:t>Đối với quản trị viên (</w:t>
      </w:r>
      <w:proofErr w:type="spellStart"/>
      <w:r w:rsidRPr="00D27A98">
        <w:rPr>
          <w:rFonts w:ascii="Times New Roman" w:hAnsi="Times New Roman"/>
          <w:b/>
          <w:bCs/>
          <w:sz w:val="26"/>
          <w:szCs w:val="26"/>
          <w:lang w:val="vi-VN"/>
          <w:rPrChange w:id="289" w:author="Quang Minh Le" w:date="2026-01-15T23:19:00Z" w16du:dateUtc="2026-01-15T16:19:00Z">
            <w:rPr>
              <w:rFonts w:ascii="Times New Roman" w:hAnsi="Times New Roman"/>
              <w:b/>
              <w:bCs/>
              <w:sz w:val="26"/>
              <w:szCs w:val="26"/>
            </w:rPr>
          </w:rPrChange>
        </w:rPr>
        <w:t>admin</w:t>
      </w:r>
      <w:proofErr w:type="spellEnd"/>
      <w:r w:rsidRPr="00D27A98">
        <w:rPr>
          <w:rFonts w:ascii="Times New Roman" w:hAnsi="Times New Roman"/>
          <w:b/>
          <w:bCs/>
          <w:sz w:val="26"/>
          <w:szCs w:val="26"/>
          <w:lang w:val="vi-VN"/>
          <w:rPrChange w:id="290" w:author="Quang Minh Le" w:date="2026-01-15T23:19:00Z" w16du:dateUtc="2026-01-15T16:19:00Z">
            <w:rPr>
              <w:rFonts w:ascii="Times New Roman" w:hAnsi="Times New Roman"/>
              <w:b/>
              <w:bCs/>
              <w:sz w:val="26"/>
              <w:szCs w:val="26"/>
            </w:rPr>
          </w:rPrChange>
        </w:rPr>
        <w:t>)</w:t>
      </w:r>
    </w:p>
    <w:p w14:paraId="7129F7EB" w14:textId="77777777" w:rsidR="001571C5" w:rsidRPr="00D27A98" w:rsidRDefault="001571C5" w:rsidP="001571C5">
      <w:pPr>
        <w:numPr>
          <w:ilvl w:val="0"/>
          <w:numId w:val="44"/>
        </w:numPr>
        <w:spacing w:line="360" w:lineRule="auto"/>
        <w:rPr>
          <w:rFonts w:ascii="Times New Roman" w:hAnsi="Times New Roman"/>
          <w:sz w:val="26"/>
          <w:szCs w:val="26"/>
          <w:lang w:val="vi-VN"/>
          <w:rPrChange w:id="291"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92" w:author="Quang Minh Le" w:date="2026-01-15T23:19:00Z" w16du:dateUtc="2026-01-15T16:19:00Z">
            <w:rPr>
              <w:rFonts w:ascii="Times New Roman" w:hAnsi="Times New Roman"/>
              <w:sz w:val="26"/>
              <w:szCs w:val="26"/>
            </w:rPr>
          </w:rPrChange>
        </w:rPr>
        <w:t>Quản lý tài khoản người dùng.</w:t>
      </w:r>
    </w:p>
    <w:p w14:paraId="7218E7B5" w14:textId="77777777" w:rsidR="001571C5" w:rsidRPr="00D27A98" w:rsidRDefault="001571C5" w:rsidP="001571C5">
      <w:pPr>
        <w:numPr>
          <w:ilvl w:val="0"/>
          <w:numId w:val="44"/>
        </w:numPr>
        <w:spacing w:line="360" w:lineRule="auto"/>
        <w:rPr>
          <w:rFonts w:ascii="Times New Roman" w:hAnsi="Times New Roman"/>
          <w:sz w:val="26"/>
          <w:szCs w:val="26"/>
          <w:lang w:val="vi-VN"/>
          <w:rPrChange w:id="293"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94" w:author="Quang Minh Le" w:date="2026-01-15T23:19:00Z" w16du:dateUtc="2026-01-15T16:19:00Z">
            <w:rPr>
              <w:rFonts w:ascii="Times New Roman" w:hAnsi="Times New Roman"/>
              <w:sz w:val="26"/>
              <w:szCs w:val="26"/>
            </w:rPr>
          </w:rPrChange>
        </w:rPr>
        <w:t>Quản lý nhân viên.</w:t>
      </w:r>
    </w:p>
    <w:p w14:paraId="407DF5FA" w14:textId="77777777" w:rsidR="001571C5" w:rsidRPr="00D27A98" w:rsidRDefault="001571C5" w:rsidP="001571C5">
      <w:pPr>
        <w:numPr>
          <w:ilvl w:val="0"/>
          <w:numId w:val="44"/>
        </w:numPr>
        <w:spacing w:line="360" w:lineRule="auto"/>
        <w:rPr>
          <w:rFonts w:ascii="Times New Roman" w:hAnsi="Times New Roman"/>
          <w:sz w:val="26"/>
          <w:szCs w:val="26"/>
          <w:lang w:val="vi-VN"/>
          <w:rPrChange w:id="295"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96" w:author="Quang Minh Le" w:date="2026-01-15T23:19:00Z" w16du:dateUtc="2026-01-15T16:19:00Z">
            <w:rPr>
              <w:rFonts w:ascii="Times New Roman" w:hAnsi="Times New Roman"/>
              <w:sz w:val="26"/>
              <w:szCs w:val="26"/>
            </w:rPr>
          </w:rPrChange>
        </w:rPr>
        <w:t>Xem thống kê tổng hợp.</w:t>
      </w:r>
    </w:p>
    <w:p w14:paraId="3B524EF6" w14:textId="77777777" w:rsidR="001571C5" w:rsidRPr="00D27A98" w:rsidRDefault="001571C5" w:rsidP="001571C5">
      <w:pPr>
        <w:numPr>
          <w:ilvl w:val="0"/>
          <w:numId w:val="44"/>
        </w:numPr>
        <w:spacing w:line="360" w:lineRule="auto"/>
        <w:rPr>
          <w:rFonts w:ascii="Times New Roman" w:hAnsi="Times New Roman"/>
          <w:sz w:val="26"/>
          <w:szCs w:val="26"/>
          <w:lang w:val="vi-VN"/>
          <w:rPrChange w:id="297" w:author="Quang Minh Le" w:date="2026-01-15T23:19:00Z" w16du:dateUtc="2026-01-15T16:19:00Z">
            <w:rPr>
              <w:rFonts w:ascii="Times New Roman" w:hAnsi="Times New Roman"/>
              <w:sz w:val="26"/>
              <w:szCs w:val="26"/>
            </w:rPr>
          </w:rPrChange>
        </w:rPr>
      </w:pPr>
      <w:r w:rsidRPr="00D27A98">
        <w:rPr>
          <w:rFonts w:ascii="Times New Roman" w:hAnsi="Times New Roman"/>
          <w:sz w:val="26"/>
          <w:szCs w:val="26"/>
          <w:lang w:val="vi-VN"/>
          <w:rPrChange w:id="298" w:author="Quang Minh Le" w:date="2026-01-15T23:19:00Z" w16du:dateUtc="2026-01-15T16:19:00Z">
            <w:rPr>
              <w:rFonts w:ascii="Times New Roman" w:hAnsi="Times New Roman"/>
              <w:sz w:val="26"/>
              <w:szCs w:val="26"/>
            </w:rPr>
          </w:rPrChange>
        </w:rPr>
        <w:t>Quản lý toàn bộ dữ liệu hệ thống.</w:t>
      </w:r>
    </w:p>
    <w:p w14:paraId="3A6626C3" w14:textId="5FAC16B8" w:rsidR="001571C5" w:rsidRPr="00D27A98" w:rsidRDefault="001571C5">
      <w:pPr>
        <w:rPr>
          <w:rFonts w:ascii="Times New Roman" w:hAnsi="Times New Roman"/>
          <w:lang w:val="vi-VN"/>
          <w:rPrChange w:id="299" w:author="Quang Minh Le" w:date="2026-01-15T23:19:00Z" w16du:dateUtc="2026-01-15T16:19:00Z">
            <w:rPr>
              <w:rFonts w:ascii="Times New Roman" w:hAnsi="Times New Roman"/>
            </w:rPr>
          </w:rPrChange>
        </w:rPr>
      </w:pPr>
    </w:p>
    <w:p w14:paraId="08F495E7" w14:textId="77777777" w:rsidR="00C77851" w:rsidRPr="00D27A98" w:rsidRDefault="00C77851">
      <w:pPr>
        <w:spacing w:line="240" w:lineRule="auto"/>
        <w:rPr>
          <w:rFonts w:ascii="Times New Roman" w:hAnsi="Times New Roman"/>
          <w:b/>
          <w:sz w:val="28"/>
          <w:szCs w:val="26"/>
          <w:lang w:val="vi-VN"/>
          <w:rPrChange w:id="300" w:author="Quang Minh Le" w:date="2026-01-15T23:19:00Z" w16du:dateUtc="2026-01-15T16:19:00Z">
            <w:rPr>
              <w:rFonts w:ascii="Times New Roman" w:hAnsi="Times New Roman"/>
              <w:b/>
              <w:sz w:val="28"/>
              <w:szCs w:val="26"/>
              <w:lang w:val="nl-NL"/>
            </w:rPr>
          </w:rPrChange>
        </w:rPr>
      </w:pPr>
    </w:p>
    <w:p w14:paraId="4DCDD3E8" w14:textId="77777777" w:rsidR="001571C5" w:rsidRPr="00D27A98" w:rsidRDefault="001571C5">
      <w:pPr>
        <w:rPr>
          <w:rFonts w:ascii="Times New Roman" w:hAnsi="Times New Roman"/>
          <w:b/>
          <w:sz w:val="28"/>
          <w:szCs w:val="26"/>
          <w:lang w:val="vi-VN"/>
          <w:rPrChange w:id="301" w:author="Quang Minh Le" w:date="2026-01-15T23:19:00Z" w16du:dateUtc="2026-01-15T16:19:00Z">
            <w:rPr>
              <w:rFonts w:ascii="Times New Roman" w:hAnsi="Times New Roman"/>
              <w:b/>
              <w:sz w:val="28"/>
              <w:szCs w:val="26"/>
              <w:lang w:val="nl-NL"/>
            </w:rPr>
          </w:rPrChange>
        </w:rPr>
      </w:pPr>
      <w:bookmarkStart w:id="302" w:name="_Toc533748379"/>
      <w:r w:rsidRPr="00D27A98">
        <w:rPr>
          <w:lang w:val="vi-VN"/>
          <w:rPrChange w:id="303" w:author="Quang Minh Le" w:date="2026-01-15T23:19:00Z" w16du:dateUtc="2026-01-15T16:19:00Z">
            <w:rPr/>
          </w:rPrChange>
        </w:rPr>
        <w:br w:type="page"/>
      </w:r>
    </w:p>
    <w:p w14:paraId="376D0800" w14:textId="2BA7287A" w:rsidR="004839CB" w:rsidRPr="00D27A98" w:rsidRDefault="001571C5" w:rsidP="001571C5">
      <w:pPr>
        <w:pStyle w:val="1"/>
        <w:numPr>
          <w:ilvl w:val="0"/>
          <w:numId w:val="0"/>
        </w:numPr>
        <w:spacing w:line="240" w:lineRule="auto"/>
        <w:rPr>
          <w:lang w:val="vi-VN"/>
        </w:rPr>
      </w:pPr>
      <w:r w:rsidRPr="00D27A98">
        <w:rPr>
          <w:lang w:val="vi-VN"/>
          <w:rPrChange w:id="304" w:author="Quang Minh Le" w:date="2026-01-15T23:19:00Z" w16du:dateUtc="2026-01-15T16:19:00Z">
            <w:rPr/>
          </w:rPrChange>
        </w:rPr>
        <w:lastRenderedPageBreak/>
        <w:t>CHƯƠNG</w:t>
      </w:r>
      <w:r w:rsidRPr="00D27A98">
        <w:rPr>
          <w:lang w:val="vi-VN"/>
        </w:rPr>
        <w:t xml:space="preserve"> 2: </w:t>
      </w:r>
      <w:bookmarkEnd w:id="302"/>
      <w:r w:rsidRPr="00D27A98">
        <w:rPr>
          <w:lang w:val="vi-VN"/>
          <w:rPrChange w:id="305" w:author="Quang Minh Le" w:date="2026-01-15T23:19:00Z" w16du:dateUtc="2026-01-15T16:19:00Z">
            <w:rPr/>
          </w:rPrChange>
        </w:rPr>
        <w:t>CÁC</w:t>
      </w:r>
      <w:r w:rsidRPr="00D27A98">
        <w:rPr>
          <w:lang w:val="vi-VN"/>
        </w:rPr>
        <w:t xml:space="preserve"> CHỨC NĂNG CỦA DỰ ÁN</w:t>
      </w:r>
    </w:p>
    <w:p w14:paraId="6CD8BD57" w14:textId="77777777" w:rsidR="00775FA8" w:rsidRPr="00D27A98" w:rsidRDefault="00775FA8" w:rsidP="00775FA8">
      <w:pPr>
        <w:rPr>
          <w:rFonts w:ascii="Times New Roman" w:hAnsi="Times New Roman"/>
          <w:lang w:val="vi-VN"/>
          <w:rPrChange w:id="306" w:author="Quang Minh Le" w:date="2026-01-15T23:19:00Z" w16du:dateUtc="2026-01-15T16:19:00Z">
            <w:rPr>
              <w:rFonts w:ascii="Times New Roman" w:hAnsi="Times New Roman"/>
              <w:lang w:val="nl-NL"/>
            </w:rPr>
          </w:rPrChange>
        </w:rPr>
      </w:pPr>
    </w:p>
    <w:p w14:paraId="51E4AE89" w14:textId="2BC3CB57" w:rsidR="00A80023" w:rsidRDefault="00D27A98" w:rsidP="00E75126">
      <w:pPr>
        <w:pStyle w:val="2"/>
        <w:jc w:val="left"/>
        <w:rPr>
          <w:lang w:val="vi-VN"/>
        </w:rPr>
      </w:pPr>
      <w:r>
        <w:rPr>
          <w:lang w:val="vi-VN"/>
        </w:rPr>
        <w:t>Giao diện đăng nhập</w:t>
      </w:r>
    </w:p>
    <w:p w14:paraId="29B9C21F" w14:textId="781FC594" w:rsidR="00D27A98" w:rsidRPr="00D27A98" w:rsidRDefault="00D27A98" w:rsidP="00D27A98">
      <w:pPr>
        <w:pStyle w:val="2"/>
        <w:numPr>
          <w:ilvl w:val="0"/>
          <w:numId w:val="0"/>
        </w:numPr>
        <w:jc w:val="left"/>
        <w:rPr>
          <w:lang w:val="vi-VN"/>
          <w:rPrChange w:id="307" w:author="Quang Minh Le" w:date="2026-01-15T23:19:00Z" w16du:dateUtc="2026-01-15T16:19:00Z">
            <w:rPr/>
          </w:rPrChange>
        </w:rPr>
      </w:pPr>
      <w:r w:rsidRPr="00D27A98">
        <w:rPr>
          <w:noProof/>
          <w:lang w:val="vi-VN"/>
        </w:rPr>
        <w:drawing>
          <wp:inline distT="0" distB="0" distL="0" distR="0" wp14:anchorId="75EBA929" wp14:editId="6CC58766">
            <wp:extent cx="5744377" cy="3762900"/>
            <wp:effectExtent l="0" t="0" r="8890" b="9525"/>
            <wp:docPr id="81261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12900" name=""/>
                    <pic:cNvPicPr/>
                  </pic:nvPicPr>
                  <pic:blipFill>
                    <a:blip r:embed="rId10"/>
                    <a:stretch>
                      <a:fillRect/>
                    </a:stretch>
                  </pic:blipFill>
                  <pic:spPr>
                    <a:xfrm>
                      <a:off x="0" y="0"/>
                      <a:ext cx="5744377" cy="3762900"/>
                    </a:xfrm>
                    <a:prstGeom prst="rect">
                      <a:avLst/>
                    </a:prstGeom>
                  </pic:spPr>
                </pic:pic>
              </a:graphicData>
            </a:graphic>
          </wp:inline>
        </w:drawing>
      </w:r>
    </w:p>
    <w:p w14:paraId="4D08A864" w14:textId="36209857" w:rsidR="002F1C8C" w:rsidRDefault="002220D9" w:rsidP="002F1C8C">
      <w:pPr>
        <w:pStyle w:val="NoSpacing"/>
        <w:rPr>
          <w:rFonts w:ascii="Times New Roman" w:hAnsi="Times New Roman"/>
          <w:lang w:val="vi-VN"/>
        </w:rPr>
      </w:pPr>
      <w:del w:id="308" w:author="Quang Minh Le" w:date="2026-01-15T23:18:00Z" w16du:dateUtc="2026-01-15T16:18:00Z">
        <w:r w:rsidRPr="00D27A98" w:rsidDel="00D27A98">
          <w:rPr>
            <w:rFonts w:ascii="Times New Roman" w:hAnsi="Times New Roman"/>
            <w:noProof/>
            <w:lang w:val="vi-VN"/>
            <w:rPrChange w:id="309" w:author="Quang Minh Le" w:date="2026-01-15T23:19:00Z" w16du:dateUtc="2026-01-15T16:19:00Z">
              <w:rPr>
                <w:rFonts w:ascii="Times New Roman" w:hAnsi="Times New Roman"/>
                <w:noProof/>
              </w:rPr>
            </w:rPrChange>
          </w:rPr>
          <w:lastRenderedPageBreak/>
          <w:drawing>
            <wp:inline distT="0" distB="0" distL="0" distR="0" wp14:anchorId="0B9D1CE1" wp14:editId="550FB6FD">
              <wp:extent cx="5804453" cy="4838065"/>
              <wp:effectExtent l="0" t="0" r="635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08915" cy="4841784"/>
                      </a:xfrm>
                      <a:prstGeom prst="rect">
                        <a:avLst/>
                      </a:prstGeom>
                    </pic:spPr>
                  </pic:pic>
                </a:graphicData>
              </a:graphic>
            </wp:inline>
          </w:drawing>
        </w:r>
      </w:del>
    </w:p>
    <w:p w14:paraId="180EE6F2" w14:textId="018675B2" w:rsidR="00D27A98" w:rsidRDefault="00D27A98">
      <w:pPr>
        <w:rPr>
          <w:rFonts w:ascii="Times New Roman" w:hAnsi="Times New Roman"/>
          <w:lang w:val="vi-VN"/>
        </w:rPr>
      </w:pPr>
      <w:r>
        <w:rPr>
          <w:rFonts w:ascii="Times New Roman" w:hAnsi="Times New Roman"/>
          <w:lang w:val="vi-VN"/>
        </w:rPr>
        <w:br w:type="page"/>
      </w:r>
    </w:p>
    <w:p w14:paraId="1E5DDAC7" w14:textId="5DC5E6D8" w:rsidR="00D27A98" w:rsidRPr="00D27A98" w:rsidRDefault="00D27A98" w:rsidP="002F1C8C">
      <w:pPr>
        <w:pStyle w:val="NoSpacing"/>
        <w:rPr>
          <w:rFonts w:ascii="Times New Roman" w:hAnsi="Times New Roman"/>
          <w:lang w:val="vi-VN"/>
          <w:rPrChange w:id="310" w:author="Quang Minh Le" w:date="2026-01-15T23:19:00Z" w16du:dateUtc="2026-01-15T16:19:00Z">
            <w:rPr>
              <w:rFonts w:ascii="Times New Roman" w:hAnsi="Times New Roman"/>
            </w:rPr>
          </w:rPrChange>
        </w:rPr>
      </w:pPr>
    </w:p>
    <w:p w14:paraId="6030F060" w14:textId="77777777" w:rsidR="00770139" w:rsidRPr="00D27A98" w:rsidRDefault="00770139" w:rsidP="002F1C8C">
      <w:pPr>
        <w:pStyle w:val="NoSpacing"/>
        <w:rPr>
          <w:rFonts w:ascii="Times New Roman" w:hAnsi="Times New Roman"/>
          <w:lang w:val="vi-VN"/>
          <w:rPrChange w:id="311" w:author="Quang Minh Le" w:date="2026-01-15T23:19:00Z" w16du:dateUtc="2026-01-15T16:19:00Z">
            <w:rPr>
              <w:rFonts w:ascii="Times New Roman" w:hAnsi="Times New Roman"/>
            </w:rPr>
          </w:rPrChange>
        </w:rPr>
      </w:pPr>
    </w:p>
    <w:p w14:paraId="07F6FF91" w14:textId="77777777" w:rsidR="00D27A98" w:rsidRPr="00D27A98" w:rsidRDefault="00D27A98" w:rsidP="00D27A98">
      <w:pPr>
        <w:pStyle w:val="2"/>
      </w:pPr>
      <w:r>
        <w:rPr>
          <w:lang w:val="vi-VN"/>
        </w:rPr>
        <w:t>Giao diện trang chủ</w:t>
      </w:r>
    </w:p>
    <w:p w14:paraId="4C54A5B9" w14:textId="77777777" w:rsidR="00D27A98" w:rsidRDefault="00D27A98" w:rsidP="00D27A98">
      <w:pPr>
        <w:pStyle w:val="2"/>
        <w:numPr>
          <w:ilvl w:val="0"/>
          <w:numId w:val="0"/>
        </w:numPr>
        <w:rPr>
          <w:lang w:val="vi-VN"/>
        </w:rPr>
      </w:pPr>
      <w:r w:rsidRPr="00D27A98">
        <w:rPr>
          <w:noProof/>
        </w:rPr>
        <w:drawing>
          <wp:inline distT="0" distB="0" distL="0" distR="0" wp14:anchorId="079CD830" wp14:editId="271E6FA6">
            <wp:extent cx="5760720" cy="3890645"/>
            <wp:effectExtent l="0" t="0" r="0" b="0"/>
            <wp:docPr id="71935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351213" name=""/>
                    <pic:cNvPicPr/>
                  </pic:nvPicPr>
                  <pic:blipFill>
                    <a:blip r:embed="rId12"/>
                    <a:stretch>
                      <a:fillRect/>
                    </a:stretch>
                  </pic:blipFill>
                  <pic:spPr>
                    <a:xfrm>
                      <a:off x="0" y="0"/>
                      <a:ext cx="5760720" cy="3890645"/>
                    </a:xfrm>
                    <a:prstGeom prst="rect">
                      <a:avLst/>
                    </a:prstGeom>
                  </pic:spPr>
                </pic:pic>
              </a:graphicData>
            </a:graphic>
          </wp:inline>
        </w:drawing>
      </w:r>
      <w:r w:rsidRPr="00D27A98">
        <w:t xml:space="preserve"> </w:t>
      </w:r>
    </w:p>
    <w:p w14:paraId="39F62FD1" w14:textId="77777777" w:rsidR="00D27A98" w:rsidRDefault="00D27A98">
      <w:pPr>
        <w:rPr>
          <w:rFonts w:ascii="Times New Roman" w:hAnsi="Times New Roman"/>
          <w:b/>
          <w:sz w:val="26"/>
          <w:szCs w:val="26"/>
          <w:lang w:val="vi-VN"/>
        </w:rPr>
      </w:pPr>
      <w:r>
        <w:rPr>
          <w:lang w:val="vi-VN"/>
        </w:rPr>
        <w:br w:type="page"/>
      </w:r>
    </w:p>
    <w:p w14:paraId="279CB387" w14:textId="77777777" w:rsidR="00D27A98" w:rsidRPr="00D27A98" w:rsidRDefault="00D27A98" w:rsidP="00D27A98">
      <w:pPr>
        <w:pStyle w:val="2"/>
      </w:pPr>
      <w:r>
        <w:rPr>
          <w:lang w:val="vi-VN"/>
        </w:rPr>
        <w:lastRenderedPageBreak/>
        <w:t>Giao diện hóa đơn</w:t>
      </w:r>
    </w:p>
    <w:p w14:paraId="6F54F609" w14:textId="77777777" w:rsidR="00D27A98" w:rsidRDefault="00D27A98" w:rsidP="00D27A98">
      <w:pPr>
        <w:pStyle w:val="2"/>
        <w:numPr>
          <w:ilvl w:val="0"/>
          <w:numId w:val="0"/>
        </w:numPr>
        <w:rPr>
          <w:lang w:val="vi-VN"/>
        </w:rPr>
      </w:pPr>
      <w:r w:rsidRPr="00D27A98">
        <w:rPr>
          <w:noProof/>
        </w:rPr>
        <w:drawing>
          <wp:inline distT="0" distB="0" distL="0" distR="0" wp14:anchorId="79AC7509" wp14:editId="6812C2CB">
            <wp:extent cx="5760720" cy="3890645"/>
            <wp:effectExtent l="0" t="0" r="0" b="0"/>
            <wp:docPr id="146713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135442" name=""/>
                    <pic:cNvPicPr/>
                  </pic:nvPicPr>
                  <pic:blipFill>
                    <a:blip r:embed="rId13"/>
                    <a:stretch>
                      <a:fillRect/>
                    </a:stretch>
                  </pic:blipFill>
                  <pic:spPr>
                    <a:xfrm>
                      <a:off x="0" y="0"/>
                      <a:ext cx="5760720" cy="3890645"/>
                    </a:xfrm>
                    <a:prstGeom prst="rect">
                      <a:avLst/>
                    </a:prstGeom>
                  </pic:spPr>
                </pic:pic>
              </a:graphicData>
            </a:graphic>
          </wp:inline>
        </w:drawing>
      </w:r>
      <w:r w:rsidRPr="00D27A98">
        <w:t xml:space="preserve"> </w:t>
      </w:r>
    </w:p>
    <w:p w14:paraId="6C91AE12" w14:textId="77777777" w:rsidR="00D27A98" w:rsidRDefault="00D27A98" w:rsidP="00D27A98">
      <w:pPr>
        <w:pStyle w:val="2"/>
        <w:numPr>
          <w:ilvl w:val="0"/>
          <w:numId w:val="0"/>
        </w:numPr>
        <w:rPr>
          <w:lang w:val="vi-VN"/>
        </w:rPr>
      </w:pPr>
    </w:p>
    <w:p w14:paraId="141C7518" w14:textId="77777777" w:rsidR="00D27A98" w:rsidRDefault="00D27A98">
      <w:pPr>
        <w:rPr>
          <w:rFonts w:ascii="Times New Roman" w:hAnsi="Times New Roman"/>
          <w:b/>
          <w:sz w:val="26"/>
          <w:szCs w:val="26"/>
          <w:lang w:val="vi-VN"/>
        </w:rPr>
      </w:pPr>
      <w:r>
        <w:rPr>
          <w:lang w:val="vi-VN"/>
        </w:rPr>
        <w:br w:type="page"/>
      </w:r>
    </w:p>
    <w:p w14:paraId="1B3476CB" w14:textId="77777777" w:rsidR="00D27A98" w:rsidRPr="00D27A98" w:rsidRDefault="00D27A98" w:rsidP="00D27A98">
      <w:pPr>
        <w:pStyle w:val="2"/>
      </w:pPr>
      <w:r>
        <w:rPr>
          <w:lang w:val="vi-VN"/>
        </w:rPr>
        <w:lastRenderedPageBreak/>
        <w:t xml:space="preserve">Giao diện khách hàng </w:t>
      </w:r>
    </w:p>
    <w:p w14:paraId="105784A0" w14:textId="77777777" w:rsidR="00D27A98" w:rsidRDefault="00D27A98" w:rsidP="00D27A98">
      <w:pPr>
        <w:pStyle w:val="2"/>
        <w:numPr>
          <w:ilvl w:val="0"/>
          <w:numId w:val="0"/>
        </w:numPr>
        <w:rPr>
          <w:lang w:val="vi-VN"/>
        </w:rPr>
      </w:pPr>
      <w:r w:rsidRPr="00D27A98">
        <w:rPr>
          <w:noProof/>
        </w:rPr>
        <w:drawing>
          <wp:inline distT="0" distB="0" distL="0" distR="0" wp14:anchorId="3DEBCF60" wp14:editId="1A7F6022">
            <wp:extent cx="5760720" cy="3898900"/>
            <wp:effectExtent l="0" t="0" r="0" b="6350"/>
            <wp:docPr id="29879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793565" name=""/>
                    <pic:cNvPicPr/>
                  </pic:nvPicPr>
                  <pic:blipFill>
                    <a:blip r:embed="rId14"/>
                    <a:stretch>
                      <a:fillRect/>
                    </a:stretch>
                  </pic:blipFill>
                  <pic:spPr>
                    <a:xfrm>
                      <a:off x="0" y="0"/>
                      <a:ext cx="5760720" cy="3898900"/>
                    </a:xfrm>
                    <a:prstGeom prst="rect">
                      <a:avLst/>
                    </a:prstGeom>
                  </pic:spPr>
                </pic:pic>
              </a:graphicData>
            </a:graphic>
          </wp:inline>
        </w:drawing>
      </w:r>
      <w:r w:rsidRPr="00D27A98">
        <w:t xml:space="preserve"> </w:t>
      </w:r>
    </w:p>
    <w:p w14:paraId="25469F76" w14:textId="77777777" w:rsidR="00D27A98" w:rsidRDefault="00D27A98">
      <w:pPr>
        <w:rPr>
          <w:rFonts w:ascii="Times New Roman" w:hAnsi="Times New Roman"/>
          <w:b/>
          <w:sz w:val="26"/>
          <w:szCs w:val="26"/>
          <w:lang w:val="vi-VN"/>
        </w:rPr>
      </w:pPr>
      <w:r>
        <w:rPr>
          <w:lang w:val="vi-VN"/>
        </w:rPr>
        <w:br w:type="page"/>
      </w:r>
    </w:p>
    <w:p w14:paraId="733319A1" w14:textId="77777777" w:rsidR="000D59B3" w:rsidRPr="000D59B3" w:rsidRDefault="00D27A98" w:rsidP="00D27A98">
      <w:pPr>
        <w:pStyle w:val="2"/>
      </w:pPr>
      <w:r>
        <w:rPr>
          <w:lang w:val="vi-VN"/>
        </w:rPr>
        <w:lastRenderedPageBreak/>
        <w:t xml:space="preserve">Giao diện </w:t>
      </w:r>
      <w:r w:rsidR="000D59B3">
        <w:rPr>
          <w:lang w:val="vi-VN"/>
        </w:rPr>
        <w:t>nhân viên</w:t>
      </w:r>
    </w:p>
    <w:p w14:paraId="3143B53A" w14:textId="77777777" w:rsidR="000D59B3" w:rsidRDefault="000D59B3" w:rsidP="000D59B3">
      <w:pPr>
        <w:pStyle w:val="2"/>
        <w:numPr>
          <w:ilvl w:val="0"/>
          <w:numId w:val="0"/>
        </w:numPr>
      </w:pPr>
      <w:r w:rsidRPr="000D59B3">
        <w:rPr>
          <w:noProof/>
        </w:rPr>
        <w:drawing>
          <wp:inline distT="0" distB="0" distL="0" distR="0" wp14:anchorId="7FFBD4D8" wp14:editId="7B216703">
            <wp:extent cx="5760720" cy="3862070"/>
            <wp:effectExtent l="0" t="0" r="0" b="5080"/>
            <wp:docPr id="1626708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8503" name=""/>
                    <pic:cNvPicPr/>
                  </pic:nvPicPr>
                  <pic:blipFill>
                    <a:blip r:embed="rId15"/>
                    <a:stretch>
                      <a:fillRect/>
                    </a:stretch>
                  </pic:blipFill>
                  <pic:spPr>
                    <a:xfrm>
                      <a:off x="0" y="0"/>
                      <a:ext cx="5760720" cy="3862070"/>
                    </a:xfrm>
                    <a:prstGeom prst="rect">
                      <a:avLst/>
                    </a:prstGeom>
                  </pic:spPr>
                </pic:pic>
              </a:graphicData>
            </a:graphic>
          </wp:inline>
        </w:drawing>
      </w:r>
      <w:r w:rsidRPr="000D59B3">
        <w:t xml:space="preserve"> </w:t>
      </w:r>
    </w:p>
    <w:p w14:paraId="5AF293AF" w14:textId="77777777" w:rsidR="000D59B3" w:rsidRDefault="000D59B3">
      <w:pPr>
        <w:rPr>
          <w:rFonts w:ascii="Times New Roman" w:hAnsi="Times New Roman"/>
          <w:b/>
          <w:sz w:val="26"/>
          <w:szCs w:val="26"/>
          <w:lang w:val="nl-NL"/>
        </w:rPr>
      </w:pPr>
      <w:r>
        <w:br w:type="page"/>
      </w:r>
    </w:p>
    <w:p w14:paraId="2DB6F52C" w14:textId="77777777" w:rsidR="000D59B3" w:rsidRPr="000D59B3" w:rsidRDefault="000D59B3" w:rsidP="000D59B3">
      <w:pPr>
        <w:pStyle w:val="2"/>
      </w:pPr>
      <w:r>
        <w:rPr>
          <w:lang w:val="vi-VN"/>
        </w:rPr>
        <w:lastRenderedPageBreak/>
        <w:t xml:space="preserve">Giao diện phiếu nhập </w:t>
      </w:r>
    </w:p>
    <w:p w14:paraId="21B47B9F" w14:textId="77777777" w:rsidR="000D59B3" w:rsidRDefault="000D59B3" w:rsidP="000D59B3">
      <w:pPr>
        <w:pStyle w:val="2"/>
        <w:numPr>
          <w:ilvl w:val="0"/>
          <w:numId w:val="0"/>
        </w:numPr>
      </w:pPr>
      <w:r w:rsidRPr="000D59B3">
        <w:rPr>
          <w:noProof/>
        </w:rPr>
        <w:drawing>
          <wp:inline distT="0" distB="0" distL="0" distR="0" wp14:anchorId="187D6F94" wp14:editId="1F2E470D">
            <wp:extent cx="5760720" cy="3892550"/>
            <wp:effectExtent l="0" t="0" r="0" b="0"/>
            <wp:docPr id="5695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36516" name=""/>
                    <pic:cNvPicPr/>
                  </pic:nvPicPr>
                  <pic:blipFill>
                    <a:blip r:embed="rId16"/>
                    <a:stretch>
                      <a:fillRect/>
                    </a:stretch>
                  </pic:blipFill>
                  <pic:spPr>
                    <a:xfrm>
                      <a:off x="0" y="0"/>
                      <a:ext cx="5760720" cy="3892550"/>
                    </a:xfrm>
                    <a:prstGeom prst="rect">
                      <a:avLst/>
                    </a:prstGeom>
                  </pic:spPr>
                </pic:pic>
              </a:graphicData>
            </a:graphic>
          </wp:inline>
        </w:drawing>
      </w:r>
      <w:r w:rsidRPr="000D59B3">
        <w:t xml:space="preserve"> </w:t>
      </w:r>
    </w:p>
    <w:p w14:paraId="5DD474BC" w14:textId="77777777" w:rsidR="000D59B3" w:rsidRDefault="000D59B3">
      <w:pPr>
        <w:rPr>
          <w:rFonts w:ascii="Times New Roman" w:hAnsi="Times New Roman"/>
          <w:b/>
          <w:sz w:val="26"/>
          <w:szCs w:val="26"/>
          <w:lang w:val="nl-NL"/>
        </w:rPr>
      </w:pPr>
      <w:r>
        <w:br w:type="page"/>
      </w:r>
    </w:p>
    <w:p w14:paraId="5EA29456" w14:textId="77777777" w:rsidR="000D59B3" w:rsidRPr="000D59B3" w:rsidRDefault="000D59B3" w:rsidP="000D59B3">
      <w:pPr>
        <w:pStyle w:val="2"/>
      </w:pPr>
      <w:r>
        <w:rPr>
          <w:lang w:val="vi-VN"/>
        </w:rPr>
        <w:lastRenderedPageBreak/>
        <w:t xml:space="preserve">Giao diện sản phẩm </w:t>
      </w:r>
    </w:p>
    <w:p w14:paraId="53CF39FA" w14:textId="77777777" w:rsidR="000D59B3" w:rsidRDefault="000D59B3" w:rsidP="000D59B3">
      <w:pPr>
        <w:pStyle w:val="2"/>
        <w:numPr>
          <w:ilvl w:val="0"/>
          <w:numId w:val="0"/>
        </w:numPr>
        <w:rPr>
          <w:lang w:val="vi-VN"/>
        </w:rPr>
      </w:pPr>
      <w:r w:rsidRPr="000D59B3">
        <w:rPr>
          <w:noProof/>
        </w:rPr>
        <w:drawing>
          <wp:inline distT="0" distB="0" distL="0" distR="0" wp14:anchorId="288888D5" wp14:editId="18F6243B">
            <wp:extent cx="5760720" cy="3864610"/>
            <wp:effectExtent l="0" t="0" r="0" b="2540"/>
            <wp:docPr id="211839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97258" name=""/>
                    <pic:cNvPicPr/>
                  </pic:nvPicPr>
                  <pic:blipFill>
                    <a:blip r:embed="rId17"/>
                    <a:stretch>
                      <a:fillRect/>
                    </a:stretch>
                  </pic:blipFill>
                  <pic:spPr>
                    <a:xfrm>
                      <a:off x="0" y="0"/>
                      <a:ext cx="5760720" cy="3864610"/>
                    </a:xfrm>
                    <a:prstGeom prst="rect">
                      <a:avLst/>
                    </a:prstGeom>
                  </pic:spPr>
                </pic:pic>
              </a:graphicData>
            </a:graphic>
          </wp:inline>
        </w:drawing>
      </w:r>
      <w:r w:rsidRPr="000D59B3">
        <w:t xml:space="preserve"> </w:t>
      </w:r>
    </w:p>
    <w:p w14:paraId="4A335F14" w14:textId="77777777" w:rsidR="000D59B3" w:rsidRDefault="000D59B3">
      <w:pPr>
        <w:rPr>
          <w:rFonts w:ascii="Times New Roman" w:hAnsi="Times New Roman"/>
          <w:b/>
          <w:sz w:val="26"/>
          <w:szCs w:val="26"/>
          <w:lang w:val="vi-VN"/>
        </w:rPr>
      </w:pPr>
      <w:r>
        <w:rPr>
          <w:lang w:val="vi-VN"/>
        </w:rPr>
        <w:br w:type="page"/>
      </w:r>
    </w:p>
    <w:p w14:paraId="6C80F6BD" w14:textId="77777777" w:rsidR="000D59B3" w:rsidRPr="000D59B3" w:rsidRDefault="000D59B3" w:rsidP="000D59B3">
      <w:pPr>
        <w:pStyle w:val="2"/>
      </w:pPr>
      <w:r>
        <w:rPr>
          <w:lang w:val="vi-VN"/>
        </w:rPr>
        <w:lastRenderedPageBreak/>
        <w:t xml:space="preserve">Giao diện cửa hàng </w:t>
      </w:r>
    </w:p>
    <w:p w14:paraId="24EC5827" w14:textId="77777777" w:rsidR="000D59B3" w:rsidRDefault="000D59B3" w:rsidP="000D59B3">
      <w:pPr>
        <w:pStyle w:val="2"/>
        <w:numPr>
          <w:ilvl w:val="0"/>
          <w:numId w:val="0"/>
        </w:numPr>
      </w:pPr>
      <w:r w:rsidRPr="000D59B3">
        <w:rPr>
          <w:noProof/>
        </w:rPr>
        <w:drawing>
          <wp:inline distT="0" distB="0" distL="0" distR="0" wp14:anchorId="49CAEF81" wp14:editId="0952FC03">
            <wp:extent cx="5760720" cy="3924935"/>
            <wp:effectExtent l="0" t="0" r="0" b="0"/>
            <wp:docPr id="1475675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75056" name=""/>
                    <pic:cNvPicPr/>
                  </pic:nvPicPr>
                  <pic:blipFill>
                    <a:blip r:embed="rId18"/>
                    <a:stretch>
                      <a:fillRect/>
                    </a:stretch>
                  </pic:blipFill>
                  <pic:spPr>
                    <a:xfrm>
                      <a:off x="0" y="0"/>
                      <a:ext cx="5760720" cy="3924935"/>
                    </a:xfrm>
                    <a:prstGeom prst="rect">
                      <a:avLst/>
                    </a:prstGeom>
                  </pic:spPr>
                </pic:pic>
              </a:graphicData>
            </a:graphic>
          </wp:inline>
        </w:drawing>
      </w:r>
      <w:r w:rsidRPr="000D59B3">
        <w:t xml:space="preserve"> </w:t>
      </w:r>
    </w:p>
    <w:p w14:paraId="57E71641" w14:textId="77777777" w:rsidR="000D59B3" w:rsidRDefault="000D59B3">
      <w:pPr>
        <w:rPr>
          <w:rFonts w:ascii="Times New Roman" w:hAnsi="Times New Roman"/>
          <w:b/>
          <w:sz w:val="26"/>
          <w:szCs w:val="26"/>
          <w:lang w:val="nl-NL"/>
        </w:rPr>
      </w:pPr>
      <w:r>
        <w:br w:type="page"/>
      </w:r>
    </w:p>
    <w:p w14:paraId="3D8BEFB5" w14:textId="77777777" w:rsidR="000D59B3" w:rsidRPr="000D59B3" w:rsidRDefault="000D59B3" w:rsidP="000D59B3">
      <w:pPr>
        <w:pStyle w:val="2"/>
      </w:pPr>
      <w:r>
        <w:rPr>
          <w:lang w:val="vi-VN"/>
        </w:rPr>
        <w:lastRenderedPageBreak/>
        <w:t xml:space="preserve">Giao diện nhà cung cấp </w:t>
      </w:r>
    </w:p>
    <w:p w14:paraId="3A361072" w14:textId="77777777" w:rsidR="000D59B3" w:rsidRDefault="000D59B3" w:rsidP="000D59B3">
      <w:pPr>
        <w:pStyle w:val="2"/>
        <w:numPr>
          <w:ilvl w:val="0"/>
          <w:numId w:val="0"/>
        </w:numPr>
        <w:rPr>
          <w:lang w:val="vi-VN"/>
        </w:rPr>
      </w:pPr>
      <w:r w:rsidRPr="000D59B3">
        <w:rPr>
          <w:noProof/>
        </w:rPr>
        <w:drawing>
          <wp:inline distT="0" distB="0" distL="0" distR="0" wp14:anchorId="7E1FBFBD" wp14:editId="230BBCAF">
            <wp:extent cx="5760720" cy="3872865"/>
            <wp:effectExtent l="0" t="0" r="0" b="0"/>
            <wp:docPr id="34000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04586" name=""/>
                    <pic:cNvPicPr/>
                  </pic:nvPicPr>
                  <pic:blipFill>
                    <a:blip r:embed="rId19"/>
                    <a:stretch>
                      <a:fillRect/>
                    </a:stretch>
                  </pic:blipFill>
                  <pic:spPr>
                    <a:xfrm>
                      <a:off x="0" y="0"/>
                      <a:ext cx="5760720" cy="3872865"/>
                    </a:xfrm>
                    <a:prstGeom prst="rect">
                      <a:avLst/>
                    </a:prstGeom>
                  </pic:spPr>
                </pic:pic>
              </a:graphicData>
            </a:graphic>
          </wp:inline>
        </w:drawing>
      </w:r>
      <w:r w:rsidRPr="000D59B3">
        <w:t xml:space="preserve"> </w:t>
      </w:r>
    </w:p>
    <w:p w14:paraId="2303BDAF" w14:textId="2239F0B9" w:rsidR="008D0ED9" w:rsidRPr="000D59B3" w:rsidRDefault="000D59B3" w:rsidP="000D59B3">
      <w:pPr>
        <w:rPr>
          <w:rFonts w:ascii="Times New Roman" w:hAnsi="Times New Roman"/>
          <w:b/>
          <w:sz w:val="26"/>
          <w:szCs w:val="26"/>
          <w:lang w:val="vi-VN"/>
          <w:rPrChange w:id="312" w:author="Quang Minh Le" w:date="2026-01-15T23:19:00Z" w16du:dateUtc="2026-01-15T16:19:00Z">
            <w:rPr>
              <w:rFonts w:ascii="Times New Roman" w:hAnsi="Times New Roman"/>
            </w:rPr>
          </w:rPrChange>
        </w:rPr>
      </w:pPr>
      <w:r>
        <w:rPr>
          <w:lang w:val="vi-VN"/>
        </w:rPr>
        <w:br w:type="page"/>
      </w:r>
      <w:bookmarkStart w:id="313" w:name="_Toc400832716"/>
    </w:p>
    <w:p w14:paraId="619097EC" w14:textId="77777777" w:rsidR="008D0ED9" w:rsidRPr="00D27A98" w:rsidRDefault="008D0ED9" w:rsidP="00CB28D8">
      <w:pPr>
        <w:pStyle w:val="11"/>
        <w:rPr>
          <w:lang w:val="vi-VN"/>
          <w:rPrChange w:id="314" w:author="Quang Minh Le" w:date="2026-01-15T23:19:00Z" w16du:dateUtc="2026-01-15T16:19:00Z">
            <w:rPr/>
          </w:rPrChange>
        </w:rPr>
      </w:pPr>
    </w:p>
    <w:p w14:paraId="03211F2A" w14:textId="77777777" w:rsidR="004C44CB" w:rsidRPr="00D27A98" w:rsidRDefault="00DA40CD" w:rsidP="00531AD2">
      <w:pPr>
        <w:pStyle w:val="11"/>
        <w:rPr>
          <w:lang w:val="vi-VN"/>
          <w:rPrChange w:id="315" w:author="Quang Minh Le" w:date="2026-01-15T23:19:00Z" w16du:dateUtc="2026-01-15T16:19:00Z">
            <w:rPr/>
          </w:rPrChange>
        </w:rPr>
      </w:pPr>
      <w:bookmarkStart w:id="316" w:name="_Toc533748410"/>
      <w:r w:rsidRPr="00D27A98">
        <w:rPr>
          <w:lang w:val="vi-VN"/>
          <w:rPrChange w:id="317" w:author="Quang Minh Le" w:date="2026-01-15T23:19:00Z" w16du:dateUtc="2026-01-15T16:19:00Z">
            <w:rPr/>
          </w:rPrChange>
        </w:rPr>
        <w:t>KẾT LUẬN</w:t>
      </w:r>
      <w:bookmarkEnd w:id="313"/>
      <w:bookmarkEnd w:id="316"/>
    </w:p>
    <w:p w14:paraId="28B54D59" w14:textId="77777777" w:rsidR="0040716D" w:rsidRPr="00D27A98" w:rsidRDefault="0040716D" w:rsidP="00CB28D8">
      <w:pPr>
        <w:pStyle w:val="ListParagraph"/>
        <w:numPr>
          <w:ilvl w:val="0"/>
          <w:numId w:val="19"/>
        </w:numPr>
        <w:spacing w:line="312" w:lineRule="auto"/>
        <w:jc w:val="both"/>
        <w:rPr>
          <w:b/>
          <w:bCs/>
          <w:sz w:val="26"/>
          <w:szCs w:val="26"/>
          <w:lang w:val="vi-VN"/>
          <w:rPrChange w:id="318" w:author="Quang Minh Le" w:date="2026-01-15T23:19:00Z" w16du:dateUtc="2026-01-15T16:19:00Z">
            <w:rPr>
              <w:b/>
              <w:bCs/>
              <w:sz w:val="26"/>
              <w:szCs w:val="26"/>
            </w:rPr>
          </w:rPrChange>
        </w:rPr>
      </w:pPr>
      <w:r w:rsidRPr="00D27A98">
        <w:rPr>
          <w:b/>
          <w:bCs/>
          <w:sz w:val="26"/>
          <w:szCs w:val="26"/>
          <w:lang w:val="vi-VN"/>
        </w:rPr>
        <w:t>Kết quả đạt được</w:t>
      </w:r>
    </w:p>
    <w:p w14:paraId="584C2051" w14:textId="174D978D"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Hệ thống quản lý bán hàng</w:t>
      </w:r>
      <w:r>
        <w:rPr>
          <w:sz w:val="26"/>
          <w:szCs w:val="26"/>
          <w:lang w:val="vi-VN"/>
        </w:rPr>
        <w:t xml:space="preserve"> </w:t>
      </w:r>
      <w:r w:rsidRPr="000D59B3">
        <w:rPr>
          <w:sz w:val="26"/>
          <w:szCs w:val="26"/>
          <w:lang w:val="vi-VN"/>
        </w:rPr>
        <w:t xml:space="preserve">đã được xây dựng thành công trên nền tảng </w:t>
      </w:r>
      <w:proofErr w:type="spellStart"/>
      <w:r w:rsidRPr="000D59B3">
        <w:rPr>
          <w:rStyle w:val="Strong"/>
          <w:sz w:val="26"/>
          <w:szCs w:val="26"/>
          <w:lang w:val="vi-VN"/>
        </w:rPr>
        <w:t>WinForms</w:t>
      </w:r>
      <w:proofErr w:type="spellEnd"/>
      <w:r w:rsidRPr="000D59B3">
        <w:rPr>
          <w:rStyle w:val="Strong"/>
          <w:sz w:val="26"/>
          <w:szCs w:val="26"/>
          <w:lang w:val="vi-VN"/>
        </w:rPr>
        <w:t xml:space="preserve"> .NET </w:t>
      </w:r>
      <w:proofErr w:type="spellStart"/>
      <w:r w:rsidRPr="000D59B3">
        <w:rPr>
          <w:rStyle w:val="Strong"/>
          <w:sz w:val="26"/>
          <w:szCs w:val="26"/>
          <w:lang w:val="vi-VN"/>
        </w:rPr>
        <w:t>Framework</w:t>
      </w:r>
      <w:proofErr w:type="spellEnd"/>
      <w:r w:rsidRPr="000D59B3">
        <w:rPr>
          <w:sz w:val="26"/>
          <w:szCs w:val="26"/>
          <w:lang w:val="vi-VN"/>
        </w:rPr>
        <w:t>, đáp ứng các yêu cầu cơ bản của công tác quản lý bán hàng tại cửa hàng.</w:t>
      </w:r>
    </w:p>
    <w:p w14:paraId="7B80A2F5"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Ứng dụng hỗ trợ các chức năng chính như: quản lý sản phẩm, khách hàng, nhân viên, hóa đơn, kho hàng và thống kê doanh thu.</w:t>
      </w:r>
    </w:p>
    <w:p w14:paraId="10F8818D"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 xml:space="preserve">Hệ thống áp dụng mô hình kiến trúc </w:t>
      </w:r>
      <w:proofErr w:type="spellStart"/>
      <w:r w:rsidRPr="000D59B3">
        <w:rPr>
          <w:rStyle w:val="Strong"/>
          <w:sz w:val="26"/>
          <w:szCs w:val="26"/>
          <w:lang w:val="vi-VN"/>
        </w:rPr>
        <w:t>Three-Layer</w:t>
      </w:r>
      <w:proofErr w:type="spellEnd"/>
      <w:r w:rsidRPr="000D59B3">
        <w:rPr>
          <w:rStyle w:val="Strong"/>
          <w:sz w:val="26"/>
          <w:szCs w:val="26"/>
          <w:lang w:val="vi-VN"/>
        </w:rPr>
        <w:t xml:space="preserve"> (GUI – BLL – DAL – DTO)</w:t>
      </w:r>
      <w:r w:rsidRPr="000D59B3">
        <w:rPr>
          <w:sz w:val="26"/>
          <w:szCs w:val="26"/>
          <w:lang w:val="vi-VN"/>
        </w:rPr>
        <w:t>, giúp phân tách rõ ràng giữa giao diện, xử lý nghiệp vụ và truy xuất dữ liệu, từ đó dễ bảo trì và mở rộng.</w:t>
      </w:r>
    </w:p>
    <w:p w14:paraId="288EAB1B"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 xml:space="preserve">Giao diện </w:t>
      </w:r>
      <w:proofErr w:type="spellStart"/>
      <w:r w:rsidRPr="000D59B3">
        <w:rPr>
          <w:sz w:val="26"/>
          <w:szCs w:val="26"/>
          <w:lang w:val="vi-VN"/>
        </w:rPr>
        <w:t>WinForms</w:t>
      </w:r>
      <w:proofErr w:type="spellEnd"/>
      <w:r w:rsidRPr="000D59B3">
        <w:rPr>
          <w:sz w:val="26"/>
          <w:szCs w:val="26"/>
          <w:lang w:val="vi-VN"/>
        </w:rPr>
        <w:t xml:space="preserve"> được thiết kế đơn giản, trực quan, thân thiện với người dùng, phù hợp cho cả nhân viên bán hàng và người quản lý.</w:t>
      </w:r>
    </w:p>
    <w:p w14:paraId="0446FD15" w14:textId="77777777" w:rsidR="000D59B3" w:rsidRPr="000D59B3" w:rsidRDefault="000D59B3" w:rsidP="000D59B3">
      <w:pPr>
        <w:pStyle w:val="NormalWeb"/>
        <w:numPr>
          <w:ilvl w:val="0"/>
          <w:numId w:val="49"/>
        </w:numPr>
        <w:spacing w:line="360" w:lineRule="auto"/>
        <w:rPr>
          <w:sz w:val="26"/>
          <w:szCs w:val="26"/>
          <w:lang w:val="vi-VN"/>
        </w:rPr>
      </w:pPr>
      <w:r w:rsidRPr="000D59B3">
        <w:rPr>
          <w:sz w:val="26"/>
          <w:szCs w:val="26"/>
          <w:lang w:val="vi-VN"/>
        </w:rPr>
        <w:t xml:space="preserve">Dữ liệu được lưu trữ và quản lý tập trung trong </w:t>
      </w:r>
      <w:r w:rsidRPr="000D59B3">
        <w:rPr>
          <w:rStyle w:val="Strong"/>
          <w:sz w:val="26"/>
          <w:szCs w:val="26"/>
          <w:lang w:val="vi-VN"/>
        </w:rPr>
        <w:t>SQL Server</w:t>
      </w:r>
      <w:r w:rsidRPr="000D59B3">
        <w:rPr>
          <w:sz w:val="26"/>
          <w:szCs w:val="26"/>
          <w:lang w:val="vi-VN"/>
        </w:rPr>
        <w:t>, đảm bảo tính chính xác và nhất quán.</w:t>
      </w:r>
    </w:p>
    <w:p w14:paraId="6FFD4DBD" w14:textId="77777777" w:rsidR="00D61066" w:rsidRPr="000D59B3" w:rsidRDefault="00D61066" w:rsidP="00CB28D8">
      <w:pPr>
        <w:pStyle w:val="ListParagraph"/>
        <w:numPr>
          <w:ilvl w:val="0"/>
          <w:numId w:val="19"/>
        </w:numPr>
        <w:spacing w:line="312" w:lineRule="auto"/>
        <w:jc w:val="both"/>
        <w:rPr>
          <w:b/>
          <w:bCs/>
          <w:sz w:val="26"/>
          <w:szCs w:val="26"/>
          <w:lang w:val="vi-VN"/>
          <w:rPrChange w:id="319" w:author="Quang Minh Le" w:date="2026-01-15T23:19:00Z" w16du:dateUtc="2026-01-15T16:19:00Z">
            <w:rPr>
              <w:b/>
              <w:bCs/>
              <w:sz w:val="26"/>
              <w:szCs w:val="26"/>
              <w:lang w:val="nl-NL"/>
            </w:rPr>
          </w:rPrChange>
        </w:rPr>
      </w:pPr>
      <w:r w:rsidRPr="000D59B3">
        <w:rPr>
          <w:b/>
          <w:bCs/>
          <w:sz w:val="26"/>
          <w:szCs w:val="26"/>
          <w:lang w:val="vi-VN"/>
          <w:rPrChange w:id="320" w:author="Quang Minh Le" w:date="2026-01-15T23:19:00Z" w16du:dateUtc="2026-01-15T16:19:00Z">
            <w:rPr>
              <w:b/>
              <w:bCs/>
              <w:sz w:val="26"/>
              <w:szCs w:val="26"/>
              <w:lang w:val="nl-NL"/>
            </w:rPr>
          </w:rPrChange>
        </w:rPr>
        <w:t>Hướng phát triển của đề</w:t>
      </w:r>
      <w:r w:rsidR="000F1F4D" w:rsidRPr="000D59B3">
        <w:rPr>
          <w:b/>
          <w:bCs/>
          <w:sz w:val="26"/>
          <w:szCs w:val="26"/>
          <w:lang w:val="vi-VN"/>
          <w:rPrChange w:id="321" w:author="Quang Minh Le" w:date="2026-01-15T23:19:00Z" w16du:dateUtc="2026-01-15T16:19:00Z">
            <w:rPr>
              <w:b/>
              <w:bCs/>
              <w:sz w:val="26"/>
              <w:szCs w:val="26"/>
              <w:lang w:val="nl-NL"/>
            </w:rPr>
          </w:rPrChange>
        </w:rPr>
        <w:t xml:space="preserve"> tài</w:t>
      </w:r>
    </w:p>
    <w:p w14:paraId="0F196E96" w14:textId="5F37299F" w:rsidR="000D59B3" w:rsidRPr="000D59B3" w:rsidRDefault="000D59B3" w:rsidP="000D59B3">
      <w:pPr>
        <w:pStyle w:val="NormalWeb"/>
        <w:numPr>
          <w:ilvl w:val="0"/>
          <w:numId w:val="50"/>
        </w:numPr>
        <w:spacing w:line="360" w:lineRule="auto"/>
        <w:rPr>
          <w:sz w:val="26"/>
          <w:szCs w:val="26"/>
          <w:lang w:val="vi-VN"/>
        </w:rPr>
      </w:pPr>
      <w:r w:rsidRPr="000D59B3">
        <w:rPr>
          <w:sz w:val="26"/>
          <w:szCs w:val="26"/>
          <w:lang w:val="vi-VN"/>
        </w:rPr>
        <w:t>Hoàn thiện và mở rộng các chức năng còn thiếu, nâng cao tính ổn định của hệ thống.</w:t>
      </w:r>
    </w:p>
    <w:p w14:paraId="5DB41774" w14:textId="511F7A6F" w:rsidR="000D59B3" w:rsidRPr="000D59B3" w:rsidRDefault="000D59B3" w:rsidP="000D59B3">
      <w:pPr>
        <w:pStyle w:val="NormalWeb"/>
        <w:numPr>
          <w:ilvl w:val="0"/>
          <w:numId w:val="51"/>
        </w:numPr>
        <w:spacing w:line="360" w:lineRule="auto"/>
        <w:rPr>
          <w:sz w:val="26"/>
          <w:szCs w:val="26"/>
          <w:lang w:val="vi-VN"/>
        </w:rPr>
      </w:pPr>
      <w:r w:rsidRPr="000D59B3">
        <w:rPr>
          <w:sz w:val="26"/>
          <w:szCs w:val="26"/>
          <w:lang w:val="vi-VN"/>
        </w:rPr>
        <w:t>Tối ưu hóa mã nguồn nhằm cải thiện hiệu năng và khả năng xử lý dữ liệu.</w:t>
      </w:r>
    </w:p>
    <w:p w14:paraId="60F4A85C" w14:textId="3FA8C386" w:rsidR="000D59B3" w:rsidRPr="000D59B3" w:rsidRDefault="000D59B3" w:rsidP="000D59B3">
      <w:pPr>
        <w:pStyle w:val="NormalWeb"/>
        <w:numPr>
          <w:ilvl w:val="0"/>
          <w:numId w:val="51"/>
        </w:numPr>
        <w:spacing w:line="360" w:lineRule="auto"/>
        <w:rPr>
          <w:sz w:val="26"/>
          <w:szCs w:val="26"/>
          <w:lang w:val="vi-VN"/>
        </w:rPr>
      </w:pPr>
      <w:r w:rsidRPr="000D59B3">
        <w:rPr>
          <w:sz w:val="26"/>
          <w:szCs w:val="26"/>
          <w:lang w:val="vi-VN"/>
        </w:rPr>
        <w:t>Bổ sung phân quyền chi tiết cho người dùng (quản trị viên, nhân viên).</w:t>
      </w:r>
    </w:p>
    <w:p w14:paraId="24EBCEDB" w14:textId="4861C54B" w:rsidR="000D59B3" w:rsidRPr="000D59B3" w:rsidRDefault="000D59B3" w:rsidP="000D59B3">
      <w:pPr>
        <w:pStyle w:val="NormalWeb"/>
        <w:numPr>
          <w:ilvl w:val="0"/>
          <w:numId w:val="51"/>
        </w:numPr>
        <w:spacing w:line="360" w:lineRule="auto"/>
        <w:rPr>
          <w:sz w:val="26"/>
          <w:szCs w:val="26"/>
          <w:lang w:val="vi-VN"/>
        </w:rPr>
      </w:pPr>
      <w:r w:rsidRPr="000D59B3">
        <w:rPr>
          <w:sz w:val="26"/>
          <w:szCs w:val="26"/>
          <w:lang w:val="vi-VN"/>
        </w:rPr>
        <w:t>Phát triển thêm các chức năng báo cáo, thống kê nâng cao theo ngày, tháng, năm.</w:t>
      </w:r>
    </w:p>
    <w:p w14:paraId="58E7B9A6" w14:textId="77777777" w:rsidR="005628ED" w:rsidRPr="00D27A98" w:rsidRDefault="005628ED" w:rsidP="005628ED">
      <w:pPr>
        <w:pStyle w:val="ListParagraph"/>
        <w:spacing w:line="312" w:lineRule="auto"/>
        <w:jc w:val="both"/>
        <w:rPr>
          <w:b/>
          <w:bCs/>
          <w:sz w:val="26"/>
          <w:szCs w:val="26"/>
          <w:lang w:val="vi-VN"/>
          <w:rPrChange w:id="322" w:author="Quang Minh Le" w:date="2026-01-15T23:19:00Z" w16du:dateUtc="2026-01-15T16:19:00Z">
            <w:rPr>
              <w:b/>
              <w:bCs/>
              <w:sz w:val="26"/>
              <w:szCs w:val="26"/>
              <w:lang w:val="nl-NL"/>
            </w:rPr>
          </w:rPrChange>
        </w:rPr>
      </w:pPr>
    </w:p>
    <w:p w14:paraId="3B9777FF" w14:textId="0C42114A" w:rsidR="00E96E07" w:rsidRPr="000D59B3" w:rsidRDefault="00CB28D8" w:rsidP="000D59B3">
      <w:pPr>
        <w:spacing w:line="240" w:lineRule="auto"/>
        <w:rPr>
          <w:rFonts w:ascii="Times New Roman" w:hAnsi="Times New Roman"/>
          <w:bCs/>
          <w:sz w:val="26"/>
          <w:szCs w:val="26"/>
          <w:lang w:val="vi-VN"/>
          <w:rPrChange w:id="323" w:author="Quang Minh Le" w:date="2026-01-15T23:19:00Z" w16du:dateUtc="2026-01-15T16:19:00Z">
            <w:rPr>
              <w:rFonts w:ascii="Times New Roman" w:hAnsi="Times New Roman"/>
              <w:b/>
              <w:noProof/>
              <w:sz w:val="26"/>
              <w:szCs w:val="26"/>
              <w:lang w:val="nl-NL"/>
            </w:rPr>
          </w:rPrChange>
        </w:rPr>
      </w:pPr>
      <w:r w:rsidRPr="00D27A98">
        <w:rPr>
          <w:rFonts w:ascii="Times New Roman" w:hAnsi="Times New Roman"/>
          <w:lang w:val="vi-VN"/>
          <w:rPrChange w:id="324" w:author="Quang Minh Le" w:date="2026-01-15T23:19:00Z" w16du:dateUtc="2026-01-15T16:19:00Z">
            <w:rPr>
              <w:rFonts w:ascii="Times New Roman" w:hAnsi="Times New Roman"/>
              <w:lang w:val="nl-NL"/>
            </w:rPr>
          </w:rPrChange>
        </w:rPr>
        <w:br w:type="page"/>
      </w:r>
    </w:p>
    <w:p w14:paraId="3CE33872" w14:textId="77777777" w:rsidR="00454DAF" w:rsidRPr="00D27A98" w:rsidRDefault="00454DAF" w:rsidP="00CF26D2">
      <w:pPr>
        <w:spacing w:line="360" w:lineRule="auto"/>
        <w:ind w:firstLine="567"/>
        <w:jc w:val="both"/>
        <w:rPr>
          <w:rFonts w:ascii="Times New Roman" w:hAnsi="Times New Roman"/>
          <w:sz w:val="26"/>
          <w:szCs w:val="26"/>
          <w:lang w:val="vi-VN"/>
          <w:rPrChange w:id="325" w:author="Quang Minh Le" w:date="2026-01-15T23:19:00Z" w16du:dateUtc="2026-01-15T16:19:00Z">
            <w:rPr>
              <w:rFonts w:ascii="Times New Roman" w:hAnsi="Times New Roman"/>
              <w:sz w:val="26"/>
              <w:szCs w:val="26"/>
              <w:lang w:val="nl-NL"/>
            </w:rPr>
          </w:rPrChange>
        </w:rPr>
      </w:pPr>
    </w:p>
    <w:p w14:paraId="73F939D7" w14:textId="77777777" w:rsidR="00454DAF" w:rsidRPr="00D27A98" w:rsidRDefault="00454DAF" w:rsidP="00454DAF">
      <w:pPr>
        <w:rPr>
          <w:rFonts w:ascii="Times New Roman" w:hAnsi="Times New Roman"/>
          <w:sz w:val="26"/>
          <w:szCs w:val="26"/>
          <w:lang w:val="vi-VN"/>
          <w:rPrChange w:id="326" w:author="Quang Minh Le" w:date="2026-01-15T23:19:00Z" w16du:dateUtc="2026-01-15T16:19:00Z">
            <w:rPr>
              <w:rFonts w:ascii="Times New Roman" w:hAnsi="Times New Roman"/>
              <w:sz w:val="26"/>
              <w:szCs w:val="26"/>
              <w:lang w:val="nl-NL"/>
            </w:rPr>
          </w:rPrChange>
        </w:rPr>
      </w:pPr>
    </w:p>
    <w:p w14:paraId="3B2CD16F" w14:textId="77777777" w:rsidR="00454DAF" w:rsidRPr="00D27A98" w:rsidRDefault="00454DAF" w:rsidP="00454DAF">
      <w:pPr>
        <w:rPr>
          <w:rFonts w:ascii="Times New Roman" w:hAnsi="Times New Roman"/>
          <w:sz w:val="26"/>
          <w:szCs w:val="26"/>
          <w:lang w:val="vi-VN"/>
          <w:rPrChange w:id="327" w:author="Quang Minh Le" w:date="2026-01-15T23:19:00Z" w16du:dateUtc="2026-01-15T16:19:00Z">
            <w:rPr>
              <w:rFonts w:ascii="Times New Roman" w:hAnsi="Times New Roman"/>
              <w:sz w:val="26"/>
              <w:szCs w:val="26"/>
              <w:lang w:val="nl-NL"/>
            </w:rPr>
          </w:rPrChange>
        </w:rPr>
      </w:pPr>
    </w:p>
    <w:p w14:paraId="416B718E" w14:textId="77777777" w:rsidR="00454DAF" w:rsidRPr="00D27A98" w:rsidRDefault="00454DAF" w:rsidP="00454DAF">
      <w:pPr>
        <w:rPr>
          <w:rFonts w:ascii="Times New Roman" w:hAnsi="Times New Roman"/>
          <w:sz w:val="26"/>
          <w:szCs w:val="26"/>
          <w:lang w:val="vi-VN"/>
          <w:rPrChange w:id="328" w:author="Quang Minh Le" w:date="2026-01-15T23:19:00Z" w16du:dateUtc="2026-01-15T16:19:00Z">
            <w:rPr>
              <w:rFonts w:ascii="Times New Roman" w:hAnsi="Times New Roman"/>
              <w:sz w:val="26"/>
              <w:szCs w:val="26"/>
              <w:lang w:val="nl-NL"/>
            </w:rPr>
          </w:rPrChange>
        </w:rPr>
      </w:pPr>
    </w:p>
    <w:p w14:paraId="51F03372" w14:textId="77777777" w:rsidR="00454DAF" w:rsidRPr="00D27A98" w:rsidRDefault="00454DAF" w:rsidP="00454DAF">
      <w:pPr>
        <w:rPr>
          <w:rFonts w:ascii="Times New Roman" w:hAnsi="Times New Roman"/>
          <w:sz w:val="26"/>
          <w:szCs w:val="26"/>
          <w:lang w:val="vi-VN"/>
          <w:rPrChange w:id="329" w:author="Quang Minh Le" w:date="2026-01-15T23:19:00Z" w16du:dateUtc="2026-01-15T16:19:00Z">
            <w:rPr>
              <w:rFonts w:ascii="Times New Roman" w:hAnsi="Times New Roman"/>
              <w:sz w:val="26"/>
              <w:szCs w:val="26"/>
              <w:lang w:val="nl-NL"/>
            </w:rPr>
          </w:rPrChange>
        </w:rPr>
      </w:pPr>
    </w:p>
    <w:p w14:paraId="06F2749C" w14:textId="77777777" w:rsidR="00454DAF" w:rsidRPr="00D27A98" w:rsidRDefault="00454DAF" w:rsidP="00454DAF">
      <w:pPr>
        <w:rPr>
          <w:rFonts w:ascii="Times New Roman" w:hAnsi="Times New Roman"/>
          <w:sz w:val="26"/>
          <w:szCs w:val="26"/>
          <w:lang w:val="vi-VN"/>
          <w:rPrChange w:id="330" w:author="Quang Minh Le" w:date="2026-01-15T23:19:00Z" w16du:dateUtc="2026-01-15T16:19:00Z">
            <w:rPr>
              <w:rFonts w:ascii="Times New Roman" w:hAnsi="Times New Roman"/>
              <w:sz w:val="26"/>
              <w:szCs w:val="26"/>
              <w:lang w:val="nl-NL"/>
            </w:rPr>
          </w:rPrChange>
        </w:rPr>
      </w:pPr>
    </w:p>
    <w:p w14:paraId="1E703022" w14:textId="77777777" w:rsidR="00454DAF" w:rsidRPr="00D27A98" w:rsidRDefault="00454DAF" w:rsidP="00454DAF">
      <w:pPr>
        <w:rPr>
          <w:rFonts w:ascii="Times New Roman" w:hAnsi="Times New Roman"/>
          <w:sz w:val="26"/>
          <w:szCs w:val="26"/>
          <w:lang w:val="vi-VN"/>
          <w:rPrChange w:id="331" w:author="Quang Minh Le" w:date="2026-01-15T23:19:00Z" w16du:dateUtc="2026-01-15T16:19:00Z">
            <w:rPr>
              <w:rFonts w:ascii="Times New Roman" w:hAnsi="Times New Roman"/>
              <w:sz w:val="26"/>
              <w:szCs w:val="26"/>
              <w:lang w:val="nl-NL"/>
            </w:rPr>
          </w:rPrChange>
        </w:rPr>
      </w:pPr>
    </w:p>
    <w:p w14:paraId="50F34950" w14:textId="77777777" w:rsidR="00454DAF" w:rsidRPr="00D27A98" w:rsidRDefault="00454DAF" w:rsidP="00454DAF">
      <w:pPr>
        <w:rPr>
          <w:rFonts w:ascii="Times New Roman" w:hAnsi="Times New Roman"/>
          <w:sz w:val="26"/>
          <w:szCs w:val="26"/>
          <w:lang w:val="vi-VN"/>
          <w:rPrChange w:id="332" w:author="Quang Minh Le" w:date="2026-01-15T23:19:00Z" w16du:dateUtc="2026-01-15T16:19:00Z">
            <w:rPr>
              <w:rFonts w:ascii="Times New Roman" w:hAnsi="Times New Roman"/>
              <w:sz w:val="26"/>
              <w:szCs w:val="26"/>
              <w:lang w:val="nl-NL"/>
            </w:rPr>
          </w:rPrChange>
        </w:rPr>
      </w:pPr>
    </w:p>
    <w:p w14:paraId="20506E69" w14:textId="77777777" w:rsidR="00454DAF" w:rsidRPr="00D27A98" w:rsidRDefault="00454DAF" w:rsidP="00454DAF">
      <w:pPr>
        <w:rPr>
          <w:rFonts w:ascii="Times New Roman" w:hAnsi="Times New Roman"/>
          <w:sz w:val="26"/>
          <w:szCs w:val="26"/>
          <w:lang w:val="vi-VN"/>
          <w:rPrChange w:id="333" w:author="Quang Minh Le" w:date="2026-01-15T23:19:00Z" w16du:dateUtc="2026-01-15T16:19:00Z">
            <w:rPr>
              <w:rFonts w:ascii="Times New Roman" w:hAnsi="Times New Roman"/>
              <w:sz w:val="26"/>
              <w:szCs w:val="26"/>
              <w:lang w:val="nl-NL"/>
            </w:rPr>
          </w:rPrChange>
        </w:rPr>
      </w:pPr>
    </w:p>
    <w:p w14:paraId="48A87EA5" w14:textId="77777777" w:rsidR="00454DAF" w:rsidRPr="00D27A98" w:rsidRDefault="00454DAF" w:rsidP="00454DAF">
      <w:pPr>
        <w:rPr>
          <w:rFonts w:ascii="Times New Roman" w:hAnsi="Times New Roman"/>
          <w:sz w:val="26"/>
          <w:szCs w:val="26"/>
          <w:lang w:val="vi-VN"/>
          <w:rPrChange w:id="334" w:author="Quang Minh Le" w:date="2026-01-15T23:19:00Z" w16du:dateUtc="2026-01-15T16:19:00Z">
            <w:rPr>
              <w:rFonts w:ascii="Times New Roman" w:hAnsi="Times New Roman"/>
              <w:sz w:val="26"/>
              <w:szCs w:val="26"/>
              <w:lang w:val="nl-NL"/>
            </w:rPr>
          </w:rPrChange>
        </w:rPr>
      </w:pPr>
    </w:p>
    <w:p w14:paraId="030F6B3E" w14:textId="77777777" w:rsidR="00454DAF" w:rsidRPr="00D27A98" w:rsidRDefault="00454DAF" w:rsidP="00454DAF">
      <w:pPr>
        <w:rPr>
          <w:rFonts w:ascii="Times New Roman" w:hAnsi="Times New Roman"/>
          <w:sz w:val="26"/>
          <w:szCs w:val="26"/>
          <w:lang w:val="vi-VN"/>
          <w:rPrChange w:id="335" w:author="Quang Minh Le" w:date="2026-01-15T23:19:00Z" w16du:dateUtc="2026-01-15T16:19:00Z">
            <w:rPr>
              <w:rFonts w:ascii="Times New Roman" w:hAnsi="Times New Roman"/>
              <w:sz w:val="26"/>
              <w:szCs w:val="26"/>
              <w:lang w:val="nl-NL"/>
            </w:rPr>
          </w:rPrChange>
        </w:rPr>
      </w:pPr>
    </w:p>
    <w:p w14:paraId="0191E133" w14:textId="77777777" w:rsidR="00DA40CD" w:rsidRPr="00D27A98" w:rsidRDefault="00454DAF" w:rsidP="00454DAF">
      <w:pPr>
        <w:tabs>
          <w:tab w:val="left" w:pos="1461"/>
        </w:tabs>
        <w:rPr>
          <w:rFonts w:ascii="Times New Roman" w:hAnsi="Times New Roman"/>
          <w:sz w:val="26"/>
          <w:szCs w:val="26"/>
          <w:lang w:val="vi-VN"/>
          <w:rPrChange w:id="336" w:author="Quang Minh Le" w:date="2026-01-15T23:19:00Z" w16du:dateUtc="2026-01-15T16:19:00Z">
            <w:rPr>
              <w:rFonts w:ascii="Times New Roman" w:hAnsi="Times New Roman"/>
              <w:sz w:val="26"/>
              <w:szCs w:val="26"/>
              <w:lang w:val="nl-NL"/>
            </w:rPr>
          </w:rPrChange>
        </w:rPr>
      </w:pPr>
      <w:r w:rsidRPr="00D27A98">
        <w:rPr>
          <w:rFonts w:ascii="Times New Roman" w:hAnsi="Times New Roman"/>
          <w:sz w:val="26"/>
          <w:szCs w:val="26"/>
          <w:lang w:val="vi-VN"/>
          <w:rPrChange w:id="337" w:author="Quang Minh Le" w:date="2026-01-15T23:19:00Z" w16du:dateUtc="2026-01-15T16:19:00Z">
            <w:rPr>
              <w:rFonts w:ascii="Times New Roman" w:hAnsi="Times New Roman"/>
              <w:sz w:val="26"/>
              <w:szCs w:val="26"/>
              <w:lang w:val="nl-NL"/>
            </w:rPr>
          </w:rPrChange>
        </w:rPr>
        <w:tab/>
      </w:r>
    </w:p>
    <w:sectPr w:rsidR="00DA40CD" w:rsidRPr="00D27A98" w:rsidSect="004C2F7F">
      <w:headerReference w:type="default" r:id="rId20"/>
      <w:pgSz w:w="11907" w:h="16840" w:code="9"/>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61145" w14:textId="77777777" w:rsidR="0008599F" w:rsidRDefault="0008599F" w:rsidP="004347E4">
      <w:pPr>
        <w:spacing w:line="240" w:lineRule="auto"/>
      </w:pPr>
      <w:r>
        <w:separator/>
      </w:r>
    </w:p>
  </w:endnote>
  <w:endnote w:type="continuationSeparator" w:id="0">
    <w:p w14:paraId="296D3CC2" w14:textId="77777777" w:rsidR="0008599F" w:rsidRDefault="0008599F" w:rsidP="004347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E2EBD" w14:textId="77777777" w:rsidR="008D0ED9" w:rsidRDefault="008D0ED9">
    <w:pPr>
      <w:pStyle w:val="Footer"/>
      <w:jc w:val="center"/>
    </w:pPr>
  </w:p>
  <w:p w14:paraId="76C3D948" w14:textId="77777777" w:rsidR="008D0ED9" w:rsidRPr="000E44F2" w:rsidRDefault="008D0ED9" w:rsidP="00E103DA">
    <w:pPr>
      <w:pStyle w:val="Footer"/>
      <w:tabs>
        <w:tab w:val="clear" w:pos="4680"/>
        <w:tab w:val="center" w:pos="3969"/>
        <w:tab w:val="center" w:pos="6804"/>
      </w:tabs>
      <w:rPr>
        <w:rFonts w:ascii="Times New Roman" w:hAnsi="Times New Roman"/>
        <w:b/>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2BEF9" w14:textId="77777777" w:rsidR="0008599F" w:rsidRDefault="0008599F" w:rsidP="004347E4">
      <w:pPr>
        <w:spacing w:line="240" w:lineRule="auto"/>
      </w:pPr>
      <w:r>
        <w:separator/>
      </w:r>
    </w:p>
  </w:footnote>
  <w:footnote w:type="continuationSeparator" w:id="0">
    <w:p w14:paraId="0FC9BB2E" w14:textId="77777777" w:rsidR="0008599F" w:rsidRDefault="0008599F" w:rsidP="004347E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6F46" w14:textId="77777777" w:rsidR="008D0ED9" w:rsidRPr="007B5503" w:rsidRDefault="008D0ED9" w:rsidP="007B55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0D5"/>
    <w:multiLevelType w:val="hybridMultilevel"/>
    <w:tmpl w:val="BF3E4B2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F6582C"/>
    <w:multiLevelType w:val="hybridMultilevel"/>
    <w:tmpl w:val="D0B43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7309CF"/>
    <w:multiLevelType w:val="hybridMultilevel"/>
    <w:tmpl w:val="96E08232"/>
    <w:lvl w:ilvl="0" w:tplc="125E0BF8">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3" w15:restartNumberingAfterBreak="0">
    <w:nsid w:val="046E26B4"/>
    <w:multiLevelType w:val="hybridMultilevel"/>
    <w:tmpl w:val="FF70F56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 w15:restartNumberingAfterBreak="0">
    <w:nsid w:val="0A686BAE"/>
    <w:multiLevelType w:val="hybridMultilevel"/>
    <w:tmpl w:val="90A814E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5" w15:restartNumberingAfterBreak="0">
    <w:nsid w:val="0EB13F65"/>
    <w:multiLevelType w:val="hybridMultilevel"/>
    <w:tmpl w:val="17A67E8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0EE51327"/>
    <w:multiLevelType w:val="hybridMultilevel"/>
    <w:tmpl w:val="0C58092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7" w15:restartNumberingAfterBreak="0">
    <w:nsid w:val="11372A56"/>
    <w:multiLevelType w:val="hybridMultilevel"/>
    <w:tmpl w:val="DABE3B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34B4814"/>
    <w:multiLevelType w:val="multilevel"/>
    <w:tmpl w:val="BE8A5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56745D"/>
    <w:multiLevelType w:val="hybridMultilevel"/>
    <w:tmpl w:val="BC081C0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0" w15:restartNumberingAfterBreak="0">
    <w:nsid w:val="1A684470"/>
    <w:multiLevelType w:val="hybridMultilevel"/>
    <w:tmpl w:val="88603A88"/>
    <w:lvl w:ilvl="0" w:tplc="0409000F">
      <w:start w:val="1"/>
      <w:numFmt w:val="decimal"/>
      <w:lvlText w:val="%1."/>
      <w:lvlJc w:val="left"/>
      <w:pPr>
        <w:ind w:left="1296" w:hanging="360"/>
      </w:p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 w15:restartNumberingAfterBreak="0">
    <w:nsid w:val="1B6B048A"/>
    <w:multiLevelType w:val="hybridMultilevel"/>
    <w:tmpl w:val="8028F744"/>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2" w15:restartNumberingAfterBreak="0">
    <w:nsid w:val="1C006DC4"/>
    <w:multiLevelType w:val="hybridMultilevel"/>
    <w:tmpl w:val="6E0A0258"/>
    <w:lvl w:ilvl="0" w:tplc="BC2EA278">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3" w15:restartNumberingAfterBreak="0">
    <w:nsid w:val="1CE10C10"/>
    <w:multiLevelType w:val="hybridMultilevel"/>
    <w:tmpl w:val="F00808F2"/>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4" w15:restartNumberingAfterBreak="0">
    <w:nsid w:val="1CEE1D8C"/>
    <w:multiLevelType w:val="hybridMultilevel"/>
    <w:tmpl w:val="4BBA6F4E"/>
    <w:lvl w:ilvl="0" w:tplc="BC2EA27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19D2FD0"/>
    <w:multiLevelType w:val="hybridMultilevel"/>
    <w:tmpl w:val="BDDE91A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1BF5C31"/>
    <w:multiLevelType w:val="hybridMultilevel"/>
    <w:tmpl w:val="2620EC6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17" w15:restartNumberingAfterBreak="0">
    <w:nsid w:val="266B0C01"/>
    <w:multiLevelType w:val="hybridMultilevel"/>
    <w:tmpl w:val="4B4E86F8"/>
    <w:lvl w:ilvl="0" w:tplc="BC2EA278">
      <w:numFmt w:val="bullet"/>
      <w:lvlText w:val="-"/>
      <w:lvlJc w:val="left"/>
      <w:pPr>
        <w:ind w:left="1296" w:hanging="360"/>
      </w:pPr>
      <w:rPr>
        <w:rFonts w:ascii="Times New Roman" w:eastAsia="Times New Roman" w:hAnsi="Times New Roman" w:cs="Times New Roman"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8" w15:restartNumberingAfterBreak="0">
    <w:nsid w:val="2711699B"/>
    <w:multiLevelType w:val="multilevel"/>
    <w:tmpl w:val="4998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8E17A1"/>
    <w:multiLevelType w:val="multilevel"/>
    <w:tmpl w:val="6F9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6B3A73"/>
    <w:multiLevelType w:val="hybridMultilevel"/>
    <w:tmpl w:val="35567ED8"/>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1" w15:restartNumberingAfterBreak="0">
    <w:nsid w:val="2A4F5C46"/>
    <w:multiLevelType w:val="multilevel"/>
    <w:tmpl w:val="7C88F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E771DF"/>
    <w:multiLevelType w:val="multilevel"/>
    <w:tmpl w:val="9D5C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4C2A8B"/>
    <w:multiLevelType w:val="hybridMultilevel"/>
    <w:tmpl w:val="9FFAE26C"/>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4" w15:restartNumberingAfterBreak="0">
    <w:nsid w:val="2FED6300"/>
    <w:multiLevelType w:val="multilevel"/>
    <w:tmpl w:val="4140BD74"/>
    <w:lvl w:ilvl="0">
      <w:start w:val="1"/>
      <w:numFmt w:val="decimal"/>
      <w:suff w:val="space"/>
      <w:lvlText w:val="CHƯƠNG %1."/>
      <w:lvlJc w:val="left"/>
      <w:pPr>
        <w:ind w:left="360" w:hanging="360"/>
      </w:pPr>
      <w:rPr>
        <w:rFonts w:ascii="Times New Roman" w:hAnsi="Times New Roman" w:hint="default"/>
        <w:b/>
        <w:i w:val="0"/>
        <w:color w:val="auto"/>
        <w:sz w:val="26"/>
        <w:u w:val="none"/>
      </w:rPr>
    </w:lvl>
    <w:lvl w:ilvl="1">
      <w:start w:val="1"/>
      <w:numFmt w:val="decimal"/>
      <w:suff w:val="space"/>
      <w:lvlText w:val="%1.%2."/>
      <w:lvlJc w:val="left"/>
      <w:pPr>
        <w:ind w:left="720" w:hanging="720"/>
      </w:pPr>
      <w:rPr>
        <w:rFonts w:ascii="Times New Roman" w:hAnsi="Times New Roman" w:hint="default"/>
        <w:b/>
        <w:i w:val="0"/>
        <w:color w:val="auto"/>
        <w:sz w:val="26"/>
        <w:u w:val="none"/>
      </w:rPr>
    </w:lvl>
    <w:lvl w:ilvl="2">
      <w:start w:val="1"/>
      <w:numFmt w:val="decimal"/>
      <w:suff w:val="space"/>
      <w:lvlText w:val="%1.%2.%3."/>
      <w:lvlJc w:val="left"/>
      <w:pPr>
        <w:ind w:left="1080" w:hanging="513"/>
      </w:pPr>
      <w:rPr>
        <w:rFonts w:ascii="Times New Roman" w:hAnsi="Times New Roman" w:hint="default"/>
        <w:b/>
        <w:i/>
        <w:color w:val="auto"/>
        <w:sz w:val="26"/>
        <w:u w:val="none"/>
      </w:rPr>
    </w:lvl>
    <w:lvl w:ilvl="3">
      <w:start w:val="1"/>
      <w:numFmt w:val="decimal"/>
      <w:lvlRestart w:val="1"/>
      <w:suff w:val="space"/>
      <w:lvlText w:val="Hình %1.%4:"/>
      <w:lvlJc w:val="left"/>
      <w:pPr>
        <w:ind w:left="1440" w:hanging="360"/>
      </w:pPr>
      <w:rPr>
        <w:rFonts w:ascii="Times New Roman" w:hAnsi="Times New Roman" w:hint="default"/>
        <w:b/>
        <w:i w:val="0"/>
        <w:color w:val="000000" w:themeColor="text1"/>
        <w:sz w:val="26"/>
        <w:u w:val="none"/>
      </w:rPr>
    </w:lvl>
    <w:lvl w:ilvl="4">
      <w:start w:val="1"/>
      <w:numFmt w:val="decimal"/>
      <w:lvlRestart w:val="1"/>
      <w:suff w:val="space"/>
      <w:lvlText w:val="Bảng %1.%5:"/>
      <w:lvlJc w:val="left"/>
      <w:pPr>
        <w:ind w:left="1800" w:hanging="360"/>
      </w:pPr>
      <w:rPr>
        <w:rFonts w:ascii="Times New Roman" w:hAnsi="Times New Roman" w:hint="default"/>
        <w:b/>
        <w:i w:val="0"/>
        <w:color w:val="000000" w:themeColor="text1"/>
        <w:sz w:val="26"/>
        <w:u w:val="none"/>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311E035D"/>
    <w:multiLevelType w:val="multilevel"/>
    <w:tmpl w:val="23944E60"/>
    <w:lvl w:ilvl="0">
      <w:start w:val="2"/>
      <w:numFmt w:val="decimal"/>
      <w:suff w:val="space"/>
      <w:lvlText w:val="CHƯƠNG %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2"/>
      <w:numFmt w:val="decimal"/>
      <w:suff w:val="space"/>
      <w:lvlText w:val="%1.%2.%3."/>
      <w:lvlJc w:val="left"/>
      <w:pPr>
        <w:ind w:left="576" w:firstLine="0"/>
      </w:pPr>
      <w:rPr>
        <w:rFonts w:ascii="Times New Roman" w:hAnsi="Times New Roman" w:cs="Times New Roman" w:hint="default"/>
        <w:b/>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Restart w:val="1"/>
      <w:suff w:val="space"/>
      <w:lvlText w:val="%1.%2.%3.%4"/>
      <w:lvlJc w:val="left"/>
      <w:pPr>
        <w:ind w:left="144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31827CFE"/>
    <w:multiLevelType w:val="hybridMultilevel"/>
    <w:tmpl w:val="BBCADF7E"/>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27" w15:restartNumberingAfterBreak="0">
    <w:nsid w:val="330B5EB1"/>
    <w:multiLevelType w:val="multilevel"/>
    <w:tmpl w:val="038E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03EE6"/>
    <w:multiLevelType w:val="hybridMultilevel"/>
    <w:tmpl w:val="6E2AD234"/>
    <w:lvl w:ilvl="0" w:tplc="042A000F">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9" w15:restartNumberingAfterBreak="0">
    <w:nsid w:val="37E463E3"/>
    <w:multiLevelType w:val="hybridMultilevel"/>
    <w:tmpl w:val="7AC2CA16"/>
    <w:lvl w:ilvl="0" w:tplc="042A0001">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30" w15:restartNumberingAfterBreak="0">
    <w:nsid w:val="38D74A43"/>
    <w:multiLevelType w:val="multilevel"/>
    <w:tmpl w:val="42B8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5540C"/>
    <w:multiLevelType w:val="hybridMultilevel"/>
    <w:tmpl w:val="310619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4B51F01"/>
    <w:multiLevelType w:val="hybridMultilevel"/>
    <w:tmpl w:val="131A226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481B0A66"/>
    <w:multiLevelType w:val="multilevel"/>
    <w:tmpl w:val="55FAE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F0E90"/>
    <w:multiLevelType w:val="hybridMultilevel"/>
    <w:tmpl w:val="7B3AF73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546F694F"/>
    <w:multiLevelType w:val="hybridMultilevel"/>
    <w:tmpl w:val="0980BC40"/>
    <w:lvl w:ilvl="0" w:tplc="042A000B">
      <w:start w:val="1"/>
      <w:numFmt w:val="bullet"/>
      <w:lvlText w:val=""/>
      <w:lvlJc w:val="left"/>
      <w:pPr>
        <w:ind w:left="360" w:hanging="360"/>
      </w:pPr>
      <w:rPr>
        <w:rFonts w:ascii="Wingdings" w:hAnsi="Wingdings"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6" w15:restartNumberingAfterBreak="0">
    <w:nsid w:val="55B07950"/>
    <w:multiLevelType w:val="hybridMultilevel"/>
    <w:tmpl w:val="A51CBE48"/>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37" w15:restartNumberingAfterBreak="0">
    <w:nsid w:val="5F0174A3"/>
    <w:multiLevelType w:val="hybridMultilevel"/>
    <w:tmpl w:val="0CE2B836"/>
    <w:lvl w:ilvl="0" w:tplc="3664F4F4">
      <w:start w:val="1"/>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1AB33E6"/>
    <w:multiLevelType w:val="hybridMultilevel"/>
    <w:tmpl w:val="DAF4725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62BB6850"/>
    <w:multiLevelType w:val="multilevel"/>
    <w:tmpl w:val="2A3A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BB3929"/>
    <w:multiLevelType w:val="multilevel"/>
    <w:tmpl w:val="38FE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A2F87"/>
    <w:multiLevelType w:val="multilevel"/>
    <w:tmpl w:val="1208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F253C2"/>
    <w:multiLevelType w:val="multilevel"/>
    <w:tmpl w:val="994CA5CE"/>
    <w:lvl w:ilvl="0">
      <w:start w:val="1"/>
      <w:numFmt w:val="decimal"/>
      <w:pStyle w:val="1"/>
      <w:suff w:val="space"/>
      <w:lvlText w:val="CHƯƠNG %1."/>
      <w:lvlJc w:val="left"/>
      <w:pPr>
        <w:ind w:left="0" w:firstLine="0"/>
      </w:pPr>
      <w:rPr>
        <w:rFonts w:hint="default"/>
        <w:b/>
        <w:i w:val="0"/>
      </w:rPr>
    </w:lvl>
    <w:lvl w:ilvl="1">
      <w:start w:val="1"/>
      <w:numFmt w:val="decimal"/>
      <w:pStyle w:val="2"/>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pStyle w:val="3"/>
      <w:suff w:val="space"/>
      <w:lvlText w:val="%1.%2.%3."/>
      <w:lvlJc w:val="left"/>
      <w:pPr>
        <w:ind w:left="1980"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pStyle w:val="1111"/>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pStyle w:val="5"/>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14A0192"/>
    <w:multiLevelType w:val="multilevel"/>
    <w:tmpl w:val="F2D4640E"/>
    <w:lvl w:ilvl="0">
      <w:start w:val="1"/>
      <w:numFmt w:val="decimal"/>
      <w:suff w:val="space"/>
      <w:lvlText w:val="CHƯƠNG %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bullet"/>
      <w:lvlText w:val=""/>
      <w:lvlJc w:val="left"/>
      <w:pPr>
        <w:ind w:left="288" w:firstLine="0"/>
      </w:pPr>
      <w:rPr>
        <w:rFonts w:ascii="Symbol" w:hAnsi="Symbol"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2A32B84"/>
    <w:multiLevelType w:val="hybridMultilevel"/>
    <w:tmpl w:val="60C00914"/>
    <w:lvl w:ilvl="0" w:tplc="BC2EA27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B413E0"/>
    <w:multiLevelType w:val="multilevel"/>
    <w:tmpl w:val="78CCC51E"/>
    <w:lvl w:ilvl="0">
      <w:start w:val="1"/>
      <w:numFmt w:val="decimal"/>
      <w:lvlText w:val="%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decimal"/>
      <w:suff w:val="space"/>
      <w:lvlText w:val="%1.%2.%3."/>
      <w:lvlJc w:val="left"/>
      <w:pPr>
        <w:ind w:left="288"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15:restartNumberingAfterBreak="0">
    <w:nsid w:val="75B33455"/>
    <w:multiLevelType w:val="hybridMultilevel"/>
    <w:tmpl w:val="B7D02008"/>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47" w15:restartNumberingAfterBreak="0">
    <w:nsid w:val="7A5C6F70"/>
    <w:multiLevelType w:val="multilevel"/>
    <w:tmpl w:val="CDDE70C6"/>
    <w:lvl w:ilvl="0">
      <w:start w:val="1"/>
      <w:numFmt w:val="decimal"/>
      <w:suff w:val="space"/>
      <w:lvlText w:val="CHƯƠNG %1."/>
      <w:lvlJc w:val="left"/>
      <w:pPr>
        <w:ind w:left="0" w:firstLine="0"/>
      </w:pPr>
      <w:rPr>
        <w:rFonts w:hint="default"/>
        <w:b/>
        <w:i w:val="0"/>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2">
      <w:start w:val="1"/>
      <w:numFmt w:val="bullet"/>
      <w:lvlText w:val=""/>
      <w:lvlJc w:val="left"/>
      <w:pPr>
        <w:ind w:left="288" w:firstLine="0"/>
      </w:pPr>
      <w:rPr>
        <w:rFonts w:ascii="Wingdings" w:hAnsi="Wingdings"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3">
      <w:start w:val="1"/>
      <w:numFmt w:val="decimal"/>
      <w:suff w:val="space"/>
      <w:lvlText w:val="%1.%2.%3.%4"/>
      <w:lvlJc w:val="left"/>
      <w:pPr>
        <w:ind w:left="576"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4">
      <w:start w:val="1"/>
      <w:numFmt w:val="decimal"/>
      <w:lvlRestart w:val="1"/>
      <w:suff w:val="space"/>
      <w:lvlText w:val="Hình %1.%5:"/>
      <w:lvlJc w:val="left"/>
      <w:pPr>
        <w:ind w:left="1800" w:hanging="360"/>
      </w:pPr>
      <w:rPr>
        <w:rFonts w:ascii="Times New Roman" w:hAnsi="Times New Roman" w:cs="Times New Roman" w:hint="default"/>
        <w:b/>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5">
      <w:start w:val="1"/>
      <w:numFmt w:val="decimal"/>
      <w:lvlRestart w:val="1"/>
      <w:lvlText w:val="Bảng %1.%6:"/>
      <w:lvlJc w:val="left"/>
      <w:pPr>
        <w:ind w:left="2160" w:hanging="360"/>
      </w:pPr>
      <w:rPr>
        <w:rFonts w:ascii="Times New Roman" w:hAnsi="Times New Roman" w:hint="default"/>
        <w:b/>
        <w:i w:val="0"/>
      </w:rPr>
    </w:lvl>
    <w:lvl w:ilvl="6">
      <w:start w:val="4"/>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D3E045A"/>
    <w:multiLevelType w:val="multilevel"/>
    <w:tmpl w:val="330E2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79671">
    <w:abstractNumId w:val="25"/>
  </w:num>
  <w:num w:numId="2" w16cid:durableId="1000812092">
    <w:abstractNumId w:val="35"/>
  </w:num>
  <w:num w:numId="3" w16cid:durableId="374352121">
    <w:abstractNumId w:val="5"/>
  </w:num>
  <w:num w:numId="4" w16cid:durableId="1997413770">
    <w:abstractNumId w:val="26"/>
  </w:num>
  <w:num w:numId="5" w16cid:durableId="43218397">
    <w:abstractNumId w:val="23"/>
  </w:num>
  <w:num w:numId="6" w16cid:durableId="1488013669">
    <w:abstractNumId w:val="29"/>
  </w:num>
  <w:num w:numId="7" w16cid:durableId="801112700">
    <w:abstractNumId w:val="46"/>
  </w:num>
  <w:num w:numId="8" w16cid:durableId="1545291605">
    <w:abstractNumId w:val="4"/>
  </w:num>
  <w:num w:numId="9" w16cid:durableId="1571426260">
    <w:abstractNumId w:val="16"/>
  </w:num>
  <w:num w:numId="10" w16cid:durableId="1576471789">
    <w:abstractNumId w:val="20"/>
  </w:num>
  <w:num w:numId="11" w16cid:durableId="90442742">
    <w:abstractNumId w:val="3"/>
  </w:num>
  <w:num w:numId="12" w16cid:durableId="1659266068">
    <w:abstractNumId w:val="28"/>
  </w:num>
  <w:num w:numId="13" w16cid:durableId="1787889084">
    <w:abstractNumId w:val="11"/>
  </w:num>
  <w:num w:numId="14" w16cid:durableId="1702170174">
    <w:abstractNumId w:val="9"/>
  </w:num>
  <w:num w:numId="15" w16cid:durableId="143816945">
    <w:abstractNumId w:val="6"/>
  </w:num>
  <w:num w:numId="16" w16cid:durableId="1185359520">
    <w:abstractNumId w:val="13"/>
  </w:num>
  <w:num w:numId="17" w16cid:durableId="794055670">
    <w:abstractNumId w:val="25"/>
    <w:lvlOverride w:ilvl="0">
      <w:startOverride w:val="2"/>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18" w16cid:durableId="1133133847">
    <w:abstractNumId w:val="42"/>
  </w:num>
  <w:num w:numId="19" w16cid:durableId="1185290063">
    <w:abstractNumId w:val="34"/>
  </w:num>
  <w:num w:numId="20" w16cid:durableId="812211875">
    <w:abstractNumId w:val="37"/>
  </w:num>
  <w:num w:numId="21" w16cid:durableId="63114905">
    <w:abstractNumId w:val="15"/>
  </w:num>
  <w:num w:numId="22" w16cid:durableId="71512781">
    <w:abstractNumId w:val="38"/>
  </w:num>
  <w:num w:numId="23" w16cid:durableId="750202321">
    <w:abstractNumId w:val="32"/>
  </w:num>
  <w:num w:numId="24" w16cid:durableId="1678188577">
    <w:abstractNumId w:val="43"/>
  </w:num>
  <w:num w:numId="25" w16cid:durableId="136194352">
    <w:abstractNumId w:val="47"/>
  </w:num>
  <w:num w:numId="26" w16cid:durableId="1949384501">
    <w:abstractNumId w:val="36"/>
  </w:num>
  <w:num w:numId="27" w16cid:durableId="367069561">
    <w:abstractNumId w:val="44"/>
  </w:num>
  <w:num w:numId="28" w16cid:durableId="1824814262">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4"/>
    </w:lvlOverride>
    <w:lvlOverride w:ilvl="7">
      <w:startOverride w:val="1"/>
    </w:lvlOverride>
    <w:lvlOverride w:ilvl="8">
      <w:startOverride w:val="1"/>
    </w:lvlOverride>
  </w:num>
  <w:num w:numId="29" w16cid:durableId="140276182">
    <w:abstractNumId w:val="14"/>
  </w:num>
  <w:num w:numId="30" w16cid:durableId="782261314">
    <w:abstractNumId w:val="12"/>
  </w:num>
  <w:num w:numId="31" w16cid:durableId="419109550">
    <w:abstractNumId w:val="17"/>
  </w:num>
  <w:num w:numId="32" w16cid:durableId="947857368">
    <w:abstractNumId w:val="45"/>
  </w:num>
  <w:num w:numId="33" w16cid:durableId="1589927045">
    <w:abstractNumId w:val="1"/>
  </w:num>
  <w:num w:numId="34" w16cid:durableId="753010503">
    <w:abstractNumId w:val="10"/>
  </w:num>
  <w:num w:numId="35" w16cid:durableId="2116093674">
    <w:abstractNumId w:val="2"/>
  </w:num>
  <w:num w:numId="36" w16cid:durableId="998001995">
    <w:abstractNumId w:val="24"/>
  </w:num>
  <w:num w:numId="37" w16cid:durableId="1662346496">
    <w:abstractNumId w:val="21"/>
  </w:num>
  <w:num w:numId="38" w16cid:durableId="2130471321">
    <w:abstractNumId w:val="48"/>
  </w:num>
  <w:num w:numId="39" w16cid:durableId="1160926076">
    <w:abstractNumId w:val="41"/>
  </w:num>
  <w:num w:numId="40" w16cid:durableId="1623266414">
    <w:abstractNumId w:val="8"/>
  </w:num>
  <w:num w:numId="41" w16cid:durableId="284382">
    <w:abstractNumId w:val="39"/>
  </w:num>
  <w:num w:numId="42" w16cid:durableId="443161235">
    <w:abstractNumId w:val="30"/>
  </w:num>
  <w:num w:numId="43" w16cid:durableId="1260792820">
    <w:abstractNumId w:val="19"/>
  </w:num>
  <w:num w:numId="44" w16cid:durableId="2126827">
    <w:abstractNumId w:val="40"/>
  </w:num>
  <w:num w:numId="45" w16cid:durableId="1160192613">
    <w:abstractNumId w:val="27"/>
  </w:num>
  <w:num w:numId="46" w16cid:durableId="900555963">
    <w:abstractNumId w:val="18"/>
  </w:num>
  <w:num w:numId="47" w16cid:durableId="1233275490">
    <w:abstractNumId w:val="22"/>
  </w:num>
  <w:num w:numId="48" w16cid:durableId="1292588837">
    <w:abstractNumId w:val="33"/>
  </w:num>
  <w:num w:numId="49" w16cid:durableId="1751730653">
    <w:abstractNumId w:val="0"/>
  </w:num>
  <w:num w:numId="50" w16cid:durableId="2085909164">
    <w:abstractNumId w:val="7"/>
  </w:num>
  <w:num w:numId="51" w16cid:durableId="1201044929">
    <w:abstractNumId w:val="31"/>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Quang Minh Le">
    <w15:presenceInfo w15:providerId="Windows Live" w15:userId="16c64ae9778ebcd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7E4"/>
    <w:rsid w:val="00000DFD"/>
    <w:rsid w:val="00000E2B"/>
    <w:rsid w:val="00000E39"/>
    <w:rsid w:val="00001A6F"/>
    <w:rsid w:val="0000420B"/>
    <w:rsid w:val="00004FED"/>
    <w:rsid w:val="000052DF"/>
    <w:rsid w:val="0000735D"/>
    <w:rsid w:val="00010809"/>
    <w:rsid w:val="0001116D"/>
    <w:rsid w:val="00012A31"/>
    <w:rsid w:val="000131C5"/>
    <w:rsid w:val="000139F9"/>
    <w:rsid w:val="00014AC9"/>
    <w:rsid w:val="000160EE"/>
    <w:rsid w:val="00017CD8"/>
    <w:rsid w:val="00017EB2"/>
    <w:rsid w:val="000218C9"/>
    <w:rsid w:val="000237C7"/>
    <w:rsid w:val="00024208"/>
    <w:rsid w:val="00024407"/>
    <w:rsid w:val="00031BBF"/>
    <w:rsid w:val="00036B6D"/>
    <w:rsid w:val="00041012"/>
    <w:rsid w:val="000413D7"/>
    <w:rsid w:val="00041863"/>
    <w:rsid w:val="000421CB"/>
    <w:rsid w:val="00043281"/>
    <w:rsid w:val="00043D8F"/>
    <w:rsid w:val="00043F58"/>
    <w:rsid w:val="00046639"/>
    <w:rsid w:val="000510F0"/>
    <w:rsid w:val="00053725"/>
    <w:rsid w:val="0006290E"/>
    <w:rsid w:val="0006515A"/>
    <w:rsid w:val="00066765"/>
    <w:rsid w:val="000678C9"/>
    <w:rsid w:val="00067C7F"/>
    <w:rsid w:val="00073055"/>
    <w:rsid w:val="00074967"/>
    <w:rsid w:val="00076A27"/>
    <w:rsid w:val="00076F95"/>
    <w:rsid w:val="0008122A"/>
    <w:rsid w:val="00082CA6"/>
    <w:rsid w:val="000835B9"/>
    <w:rsid w:val="000838F6"/>
    <w:rsid w:val="0008599F"/>
    <w:rsid w:val="0009064B"/>
    <w:rsid w:val="000928BC"/>
    <w:rsid w:val="00093008"/>
    <w:rsid w:val="0009336F"/>
    <w:rsid w:val="00093BF2"/>
    <w:rsid w:val="000A040F"/>
    <w:rsid w:val="000A0963"/>
    <w:rsid w:val="000A3860"/>
    <w:rsid w:val="000A3C27"/>
    <w:rsid w:val="000A464F"/>
    <w:rsid w:val="000B0F5B"/>
    <w:rsid w:val="000B182D"/>
    <w:rsid w:val="000B3A23"/>
    <w:rsid w:val="000B4709"/>
    <w:rsid w:val="000B64EA"/>
    <w:rsid w:val="000C01EF"/>
    <w:rsid w:val="000C116A"/>
    <w:rsid w:val="000C298C"/>
    <w:rsid w:val="000D0286"/>
    <w:rsid w:val="000D0983"/>
    <w:rsid w:val="000D233B"/>
    <w:rsid w:val="000D35AC"/>
    <w:rsid w:val="000D4A0F"/>
    <w:rsid w:val="000D56F8"/>
    <w:rsid w:val="000D59B3"/>
    <w:rsid w:val="000D61F6"/>
    <w:rsid w:val="000D6816"/>
    <w:rsid w:val="000D6FE2"/>
    <w:rsid w:val="000D72CA"/>
    <w:rsid w:val="000D75AF"/>
    <w:rsid w:val="000E21EB"/>
    <w:rsid w:val="000E2394"/>
    <w:rsid w:val="000E26EC"/>
    <w:rsid w:val="000E421C"/>
    <w:rsid w:val="000E44F2"/>
    <w:rsid w:val="000F19F8"/>
    <w:rsid w:val="000F1F4D"/>
    <w:rsid w:val="000F258A"/>
    <w:rsid w:val="000F2A3F"/>
    <w:rsid w:val="000F5BBE"/>
    <w:rsid w:val="001025BD"/>
    <w:rsid w:val="001035D4"/>
    <w:rsid w:val="001050AE"/>
    <w:rsid w:val="00105677"/>
    <w:rsid w:val="0010657C"/>
    <w:rsid w:val="001079AB"/>
    <w:rsid w:val="00110B7D"/>
    <w:rsid w:val="001113FE"/>
    <w:rsid w:val="00111E80"/>
    <w:rsid w:val="00112B63"/>
    <w:rsid w:val="00116D4B"/>
    <w:rsid w:val="00117ADD"/>
    <w:rsid w:val="00117CE6"/>
    <w:rsid w:val="001226A0"/>
    <w:rsid w:val="00122ACE"/>
    <w:rsid w:val="00126949"/>
    <w:rsid w:val="00126CB1"/>
    <w:rsid w:val="00127931"/>
    <w:rsid w:val="00127FC6"/>
    <w:rsid w:val="0013120C"/>
    <w:rsid w:val="001328CE"/>
    <w:rsid w:val="00132B57"/>
    <w:rsid w:val="00134F3E"/>
    <w:rsid w:val="00136945"/>
    <w:rsid w:val="00137457"/>
    <w:rsid w:val="001379F9"/>
    <w:rsid w:val="00137DF1"/>
    <w:rsid w:val="001416B1"/>
    <w:rsid w:val="00142144"/>
    <w:rsid w:val="00142BA7"/>
    <w:rsid w:val="00142C18"/>
    <w:rsid w:val="0014347A"/>
    <w:rsid w:val="001450DE"/>
    <w:rsid w:val="00147990"/>
    <w:rsid w:val="001524E3"/>
    <w:rsid w:val="001534DA"/>
    <w:rsid w:val="001571C5"/>
    <w:rsid w:val="00157AC5"/>
    <w:rsid w:val="00160D82"/>
    <w:rsid w:val="0016247C"/>
    <w:rsid w:val="00166DBB"/>
    <w:rsid w:val="00173C42"/>
    <w:rsid w:val="0018059A"/>
    <w:rsid w:val="00181029"/>
    <w:rsid w:val="00182C4B"/>
    <w:rsid w:val="00191F05"/>
    <w:rsid w:val="0019287E"/>
    <w:rsid w:val="00192C94"/>
    <w:rsid w:val="001940A3"/>
    <w:rsid w:val="00194121"/>
    <w:rsid w:val="001941FA"/>
    <w:rsid w:val="00196C74"/>
    <w:rsid w:val="001A08C8"/>
    <w:rsid w:val="001B2710"/>
    <w:rsid w:val="001B27BE"/>
    <w:rsid w:val="001B283C"/>
    <w:rsid w:val="001B3BF5"/>
    <w:rsid w:val="001B4ED2"/>
    <w:rsid w:val="001B5C7B"/>
    <w:rsid w:val="001C0970"/>
    <w:rsid w:val="001C1521"/>
    <w:rsid w:val="001C19B6"/>
    <w:rsid w:val="001C341F"/>
    <w:rsid w:val="001C45BB"/>
    <w:rsid w:val="001C61A6"/>
    <w:rsid w:val="001C62AE"/>
    <w:rsid w:val="001C7B9B"/>
    <w:rsid w:val="001D22A4"/>
    <w:rsid w:val="001D2A5C"/>
    <w:rsid w:val="001D45D8"/>
    <w:rsid w:val="001D4AB0"/>
    <w:rsid w:val="001D6C25"/>
    <w:rsid w:val="001D6D6D"/>
    <w:rsid w:val="001D7CAF"/>
    <w:rsid w:val="001E0E22"/>
    <w:rsid w:val="001E1500"/>
    <w:rsid w:val="001E5D83"/>
    <w:rsid w:val="001E5FA0"/>
    <w:rsid w:val="001F05F8"/>
    <w:rsid w:val="002071F3"/>
    <w:rsid w:val="00210BA1"/>
    <w:rsid w:val="00211016"/>
    <w:rsid w:val="0021149F"/>
    <w:rsid w:val="00211864"/>
    <w:rsid w:val="00211D35"/>
    <w:rsid w:val="00211E87"/>
    <w:rsid w:val="00212660"/>
    <w:rsid w:val="0021322E"/>
    <w:rsid w:val="00214007"/>
    <w:rsid w:val="002220D9"/>
    <w:rsid w:val="00222A60"/>
    <w:rsid w:val="00224232"/>
    <w:rsid w:val="0022681C"/>
    <w:rsid w:val="00226C22"/>
    <w:rsid w:val="002277FD"/>
    <w:rsid w:val="002308C1"/>
    <w:rsid w:val="00230EF9"/>
    <w:rsid w:val="00235699"/>
    <w:rsid w:val="00236A26"/>
    <w:rsid w:val="00236EAA"/>
    <w:rsid w:val="00237D48"/>
    <w:rsid w:val="00240FDC"/>
    <w:rsid w:val="0024113C"/>
    <w:rsid w:val="00247446"/>
    <w:rsid w:val="002479A4"/>
    <w:rsid w:val="0025102A"/>
    <w:rsid w:val="002520F6"/>
    <w:rsid w:val="0025256B"/>
    <w:rsid w:val="0025616D"/>
    <w:rsid w:val="002579C9"/>
    <w:rsid w:val="002601A1"/>
    <w:rsid w:val="002603D7"/>
    <w:rsid w:val="002606D8"/>
    <w:rsid w:val="002610E8"/>
    <w:rsid w:val="002625AB"/>
    <w:rsid w:val="00262CA1"/>
    <w:rsid w:val="00264CCB"/>
    <w:rsid w:val="002654FB"/>
    <w:rsid w:val="00271258"/>
    <w:rsid w:val="0027136B"/>
    <w:rsid w:val="002727D9"/>
    <w:rsid w:val="002729DE"/>
    <w:rsid w:val="0027470A"/>
    <w:rsid w:val="00274E89"/>
    <w:rsid w:val="002815F2"/>
    <w:rsid w:val="002827DD"/>
    <w:rsid w:val="00282DB6"/>
    <w:rsid w:val="0028711F"/>
    <w:rsid w:val="002874B4"/>
    <w:rsid w:val="00287745"/>
    <w:rsid w:val="00287942"/>
    <w:rsid w:val="00293744"/>
    <w:rsid w:val="0029496A"/>
    <w:rsid w:val="0029592E"/>
    <w:rsid w:val="002A116B"/>
    <w:rsid w:val="002A25DA"/>
    <w:rsid w:val="002A2A05"/>
    <w:rsid w:val="002A2BD3"/>
    <w:rsid w:val="002A3656"/>
    <w:rsid w:val="002A3AC6"/>
    <w:rsid w:val="002A49C1"/>
    <w:rsid w:val="002A5AB9"/>
    <w:rsid w:val="002A64CB"/>
    <w:rsid w:val="002A71C9"/>
    <w:rsid w:val="002B3293"/>
    <w:rsid w:val="002B3646"/>
    <w:rsid w:val="002B39B6"/>
    <w:rsid w:val="002B4ADC"/>
    <w:rsid w:val="002B7C22"/>
    <w:rsid w:val="002B7E70"/>
    <w:rsid w:val="002C246F"/>
    <w:rsid w:val="002D3020"/>
    <w:rsid w:val="002D4F26"/>
    <w:rsid w:val="002D6848"/>
    <w:rsid w:val="002E1605"/>
    <w:rsid w:val="002E265B"/>
    <w:rsid w:val="002E688E"/>
    <w:rsid w:val="002E7F57"/>
    <w:rsid w:val="002F03B4"/>
    <w:rsid w:val="002F0FCF"/>
    <w:rsid w:val="002F15D5"/>
    <w:rsid w:val="002F1C8C"/>
    <w:rsid w:val="002F1D5D"/>
    <w:rsid w:val="002F3301"/>
    <w:rsid w:val="002F6E07"/>
    <w:rsid w:val="00303605"/>
    <w:rsid w:val="0030360A"/>
    <w:rsid w:val="00307C40"/>
    <w:rsid w:val="003119D3"/>
    <w:rsid w:val="0031251D"/>
    <w:rsid w:val="00317856"/>
    <w:rsid w:val="00317D8A"/>
    <w:rsid w:val="00326AE4"/>
    <w:rsid w:val="0032701A"/>
    <w:rsid w:val="00331F6C"/>
    <w:rsid w:val="00334F61"/>
    <w:rsid w:val="003362C1"/>
    <w:rsid w:val="003367BF"/>
    <w:rsid w:val="00340931"/>
    <w:rsid w:val="00341F8E"/>
    <w:rsid w:val="00342DD4"/>
    <w:rsid w:val="003442D5"/>
    <w:rsid w:val="003442F9"/>
    <w:rsid w:val="0034516C"/>
    <w:rsid w:val="0034536A"/>
    <w:rsid w:val="00345BD7"/>
    <w:rsid w:val="00346800"/>
    <w:rsid w:val="00347191"/>
    <w:rsid w:val="00352C42"/>
    <w:rsid w:val="003532C7"/>
    <w:rsid w:val="003546A0"/>
    <w:rsid w:val="003550A8"/>
    <w:rsid w:val="00360D80"/>
    <w:rsid w:val="00361233"/>
    <w:rsid w:val="003640F9"/>
    <w:rsid w:val="003650D0"/>
    <w:rsid w:val="00365479"/>
    <w:rsid w:val="00367A65"/>
    <w:rsid w:val="00370891"/>
    <w:rsid w:val="00370B89"/>
    <w:rsid w:val="00370DFB"/>
    <w:rsid w:val="0037144F"/>
    <w:rsid w:val="00374321"/>
    <w:rsid w:val="00374379"/>
    <w:rsid w:val="00375A5C"/>
    <w:rsid w:val="00376CBE"/>
    <w:rsid w:val="003777AA"/>
    <w:rsid w:val="00377C50"/>
    <w:rsid w:val="00381F1C"/>
    <w:rsid w:val="00384937"/>
    <w:rsid w:val="00386BC2"/>
    <w:rsid w:val="003876A8"/>
    <w:rsid w:val="0039615D"/>
    <w:rsid w:val="00396849"/>
    <w:rsid w:val="003979BC"/>
    <w:rsid w:val="003A0339"/>
    <w:rsid w:val="003A11C2"/>
    <w:rsid w:val="003A159C"/>
    <w:rsid w:val="003A2138"/>
    <w:rsid w:val="003A2AC6"/>
    <w:rsid w:val="003A4B4C"/>
    <w:rsid w:val="003A5059"/>
    <w:rsid w:val="003A6734"/>
    <w:rsid w:val="003B0810"/>
    <w:rsid w:val="003B1524"/>
    <w:rsid w:val="003B3EEE"/>
    <w:rsid w:val="003B7477"/>
    <w:rsid w:val="003C3285"/>
    <w:rsid w:val="003C3525"/>
    <w:rsid w:val="003C54E9"/>
    <w:rsid w:val="003D1449"/>
    <w:rsid w:val="003D1849"/>
    <w:rsid w:val="003D1966"/>
    <w:rsid w:val="003D275E"/>
    <w:rsid w:val="003D3E1E"/>
    <w:rsid w:val="003E039A"/>
    <w:rsid w:val="003E1CCE"/>
    <w:rsid w:val="003E3ED7"/>
    <w:rsid w:val="003E5149"/>
    <w:rsid w:val="003E76A7"/>
    <w:rsid w:val="003E7DFA"/>
    <w:rsid w:val="0040024F"/>
    <w:rsid w:val="00400E0D"/>
    <w:rsid w:val="004031DB"/>
    <w:rsid w:val="0040716D"/>
    <w:rsid w:val="00411998"/>
    <w:rsid w:val="00411E41"/>
    <w:rsid w:val="00415EC8"/>
    <w:rsid w:val="004164DF"/>
    <w:rsid w:val="00416DB4"/>
    <w:rsid w:val="00424953"/>
    <w:rsid w:val="00431A09"/>
    <w:rsid w:val="00431E97"/>
    <w:rsid w:val="004347E4"/>
    <w:rsid w:val="004349E1"/>
    <w:rsid w:val="00435973"/>
    <w:rsid w:val="00435E50"/>
    <w:rsid w:val="004361D5"/>
    <w:rsid w:val="004377E4"/>
    <w:rsid w:val="00437B97"/>
    <w:rsid w:val="00440C2B"/>
    <w:rsid w:val="00440D07"/>
    <w:rsid w:val="00441B4B"/>
    <w:rsid w:val="00442B90"/>
    <w:rsid w:val="00443FEE"/>
    <w:rsid w:val="00444343"/>
    <w:rsid w:val="00446121"/>
    <w:rsid w:val="00447BF9"/>
    <w:rsid w:val="004501DC"/>
    <w:rsid w:val="00451B68"/>
    <w:rsid w:val="004521FF"/>
    <w:rsid w:val="00454DAF"/>
    <w:rsid w:val="0045506B"/>
    <w:rsid w:val="00457A48"/>
    <w:rsid w:val="00457AB9"/>
    <w:rsid w:val="00460738"/>
    <w:rsid w:val="00464362"/>
    <w:rsid w:val="00471832"/>
    <w:rsid w:val="004720E3"/>
    <w:rsid w:val="00473B86"/>
    <w:rsid w:val="004808AA"/>
    <w:rsid w:val="00482705"/>
    <w:rsid w:val="004839CB"/>
    <w:rsid w:val="004841AD"/>
    <w:rsid w:val="004845DE"/>
    <w:rsid w:val="00485F13"/>
    <w:rsid w:val="00487719"/>
    <w:rsid w:val="00491508"/>
    <w:rsid w:val="00492190"/>
    <w:rsid w:val="00493A01"/>
    <w:rsid w:val="00495531"/>
    <w:rsid w:val="00495C14"/>
    <w:rsid w:val="00496AE4"/>
    <w:rsid w:val="004971FA"/>
    <w:rsid w:val="00497FB9"/>
    <w:rsid w:val="004A0B39"/>
    <w:rsid w:val="004A1673"/>
    <w:rsid w:val="004A2995"/>
    <w:rsid w:val="004A50A2"/>
    <w:rsid w:val="004A5F64"/>
    <w:rsid w:val="004B30EE"/>
    <w:rsid w:val="004B43E7"/>
    <w:rsid w:val="004B67DA"/>
    <w:rsid w:val="004B6FC2"/>
    <w:rsid w:val="004B786B"/>
    <w:rsid w:val="004C0538"/>
    <w:rsid w:val="004C2F7F"/>
    <w:rsid w:val="004C44CB"/>
    <w:rsid w:val="004C52D4"/>
    <w:rsid w:val="004C5F35"/>
    <w:rsid w:val="004C6B33"/>
    <w:rsid w:val="004D057E"/>
    <w:rsid w:val="004D09D5"/>
    <w:rsid w:val="004D0FCC"/>
    <w:rsid w:val="004D1AC2"/>
    <w:rsid w:val="004D24D2"/>
    <w:rsid w:val="004D62C5"/>
    <w:rsid w:val="004D68E3"/>
    <w:rsid w:val="004D75AF"/>
    <w:rsid w:val="004D7604"/>
    <w:rsid w:val="004E112B"/>
    <w:rsid w:val="004E314F"/>
    <w:rsid w:val="004E324A"/>
    <w:rsid w:val="004E364D"/>
    <w:rsid w:val="004E53E1"/>
    <w:rsid w:val="004E5928"/>
    <w:rsid w:val="004E757B"/>
    <w:rsid w:val="004F1AED"/>
    <w:rsid w:val="004F4F8A"/>
    <w:rsid w:val="004F5752"/>
    <w:rsid w:val="004F63F0"/>
    <w:rsid w:val="004F7D1C"/>
    <w:rsid w:val="0050089C"/>
    <w:rsid w:val="005019AF"/>
    <w:rsid w:val="0050314B"/>
    <w:rsid w:val="00510325"/>
    <w:rsid w:val="005115E7"/>
    <w:rsid w:val="005128C2"/>
    <w:rsid w:val="005128D8"/>
    <w:rsid w:val="00521E9A"/>
    <w:rsid w:val="00524A06"/>
    <w:rsid w:val="00527AD6"/>
    <w:rsid w:val="00527F21"/>
    <w:rsid w:val="0053017E"/>
    <w:rsid w:val="00531AD2"/>
    <w:rsid w:val="00534812"/>
    <w:rsid w:val="00536DC2"/>
    <w:rsid w:val="00541C1F"/>
    <w:rsid w:val="00541D52"/>
    <w:rsid w:val="005428D0"/>
    <w:rsid w:val="00543539"/>
    <w:rsid w:val="00545618"/>
    <w:rsid w:val="0055005A"/>
    <w:rsid w:val="0055013D"/>
    <w:rsid w:val="00550FBA"/>
    <w:rsid w:val="0055478E"/>
    <w:rsid w:val="005548F4"/>
    <w:rsid w:val="00555BEA"/>
    <w:rsid w:val="00557A78"/>
    <w:rsid w:val="00560968"/>
    <w:rsid w:val="005628ED"/>
    <w:rsid w:val="00570183"/>
    <w:rsid w:val="00570CCF"/>
    <w:rsid w:val="00570E02"/>
    <w:rsid w:val="00571F04"/>
    <w:rsid w:val="005746BC"/>
    <w:rsid w:val="005751D8"/>
    <w:rsid w:val="0057711E"/>
    <w:rsid w:val="00580045"/>
    <w:rsid w:val="005800A0"/>
    <w:rsid w:val="005830D1"/>
    <w:rsid w:val="00584337"/>
    <w:rsid w:val="00584772"/>
    <w:rsid w:val="00590609"/>
    <w:rsid w:val="0059220B"/>
    <w:rsid w:val="0059671F"/>
    <w:rsid w:val="005972DF"/>
    <w:rsid w:val="0059774D"/>
    <w:rsid w:val="00597967"/>
    <w:rsid w:val="005A02EA"/>
    <w:rsid w:val="005A2381"/>
    <w:rsid w:val="005A2388"/>
    <w:rsid w:val="005A30EF"/>
    <w:rsid w:val="005A3232"/>
    <w:rsid w:val="005A3596"/>
    <w:rsid w:val="005A4832"/>
    <w:rsid w:val="005A621E"/>
    <w:rsid w:val="005B0292"/>
    <w:rsid w:val="005B0D85"/>
    <w:rsid w:val="005B249E"/>
    <w:rsid w:val="005B2B67"/>
    <w:rsid w:val="005B4713"/>
    <w:rsid w:val="005B7B49"/>
    <w:rsid w:val="005B7FB0"/>
    <w:rsid w:val="005C01E6"/>
    <w:rsid w:val="005C330A"/>
    <w:rsid w:val="005C49EB"/>
    <w:rsid w:val="005C7907"/>
    <w:rsid w:val="005C7C6C"/>
    <w:rsid w:val="005D020B"/>
    <w:rsid w:val="005D2D1E"/>
    <w:rsid w:val="005D2ED8"/>
    <w:rsid w:val="005D313B"/>
    <w:rsid w:val="005D353E"/>
    <w:rsid w:val="005D3EF9"/>
    <w:rsid w:val="005D5EB7"/>
    <w:rsid w:val="005E2A94"/>
    <w:rsid w:val="005E3194"/>
    <w:rsid w:val="005E3C3F"/>
    <w:rsid w:val="005E3F74"/>
    <w:rsid w:val="005E57F3"/>
    <w:rsid w:val="005E586E"/>
    <w:rsid w:val="005E5D25"/>
    <w:rsid w:val="005E7ADF"/>
    <w:rsid w:val="005F018E"/>
    <w:rsid w:val="005F04C8"/>
    <w:rsid w:val="005F115D"/>
    <w:rsid w:val="005F2F58"/>
    <w:rsid w:val="005F658A"/>
    <w:rsid w:val="00601336"/>
    <w:rsid w:val="0060542D"/>
    <w:rsid w:val="00606CA9"/>
    <w:rsid w:val="00607335"/>
    <w:rsid w:val="006118D7"/>
    <w:rsid w:val="00611C02"/>
    <w:rsid w:val="00613F0E"/>
    <w:rsid w:val="006160CA"/>
    <w:rsid w:val="00616BB6"/>
    <w:rsid w:val="00617BA0"/>
    <w:rsid w:val="006205DC"/>
    <w:rsid w:val="006219D1"/>
    <w:rsid w:val="006252D6"/>
    <w:rsid w:val="00625D5E"/>
    <w:rsid w:val="00627380"/>
    <w:rsid w:val="0063266A"/>
    <w:rsid w:val="00633384"/>
    <w:rsid w:val="006340F5"/>
    <w:rsid w:val="00636ED7"/>
    <w:rsid w:val="00641211"/>
    <w:rsid w:val="00642C0B"/>
    <w:rsid w:val="00643AD0"/>
    <w:rsid w:val="00643D30"/>
    <w:rsid w:val="0064654B"/>
    <w:rsid w:val="006500E8"/>
    <w:rsid w:val="0065528F"/>
    <w:rsid w:val="0065583A"/>
    <w:rsid w:val="006570F0"/>
    <w:rsid w:val="00662A88"/>
    <w:rsid w:val="006632FE"/>
    <w:rsid w:val="00670808"/>
    <w:rsid w:val="00673B03"/>
    <w:rsid w:val="00677ED8"/>
    <w:rsid w:val="0068248C"/>
    <w:rsid w:val="00682745"/>
    <w:rsid w:val="0068426C"/>
    <w:rsid w:val="00684567"/>
    <w:rsid w:val="00687B31"/>
    <w:rsid w:val="00690FC4"/>
    <w:rsid w:val="00692E83"/>
    <w:rsid w:val="00693D92"/>
    <w:rsid w:val="00694094"/>
    <w:rsid w:val="006953A6"/>
    <w:rsid w:val="00695A33"/>
    <w:rsid w:val="006962EF"/>
    <w:rsid w:val="006A3646"/>
    <w:rsid w:val="006A5A9A"/>
    <w:rsid w:val="006B13B6"/>
    <w:rsid w:val="006B2174"/>
    <w:rsid w:val="006B6A0F"/>
    <w:rsid w:val="006B6FE0"/>
    <w:rsid w:val="006B7249"/>
    <w:rsid w:val="006C4779"/>
    <w:rsid w:val="006D05BB"/>
    <w:rsid w:val="006D0D69"/>
    <w:rsid w:val="006D1811"/>
    <w:rsid w:val="006D20BD"/>
    <w:rsid w:val="006D33C7"/>
    <w:rsid w:val="006D34A9"/>
    <w:rsid w:val="006D466D"/>
    <w:rsid w:val="006D7C90"/>
    <w:rsid w:val="006E263D"/>
    <w:rsid w:val="006E525D"/>
    <w:rsid w:val="006E529B"/>
    <w:rsid w:val="006E7889"/>
    <w:rsid w:val="006F19C1"/>
    <w:rsid w:val="006F23E2"/>
    <w:rsid w:val="006F2FBA"/>
    <w:rsid w:val="006F4E12"/>
    <w:rsid w:val="006F521C"/>
    <w:rsid w:val="006F5F5C"/>
    <w:rsid w:val="006F61AE"/>
    <w:rsid w:val="006F7287"/>
    <w:rsid w:val="006F78C7"/>
    <w:rsid w:val="006F7C19"/>
    <w:rsid w:val="00700E74"/>
    <w:rsid w:val="007013EC"/>
    <w:rsid w:val="0070494A"/>
    <w:rsid w:val="00713340"/>
    <w:rsid w:val="007136BB"/>
    <w:rsid w:val="00713AF6"/>
    <w:rsid w:val="00713F71"/>
    <w:rsid w:val="007228F5"/>
    <w:rsid w:val="00722BDC"/>
    <w:rsid w:val="00723E64"/>
    <w:rsid w:val="007243C2"/>
    <w:rsid w:val="007245DA"/>
    <w:rsid w:val="00726B18"/>
    <w:rsid w:val="00727710"/>
    <w:rsid w:val="00727BD3"/>
    <w:rsid w:val="007378F6"/>
    <w:rsid w:val="00744927"/>
    <w:rsid w:val="00747062"/>
    <w:rsid w:val="007504A5"/>
    <w:rsid w:val="00750D1F"/>
    <w:rsid w:val="00754854"/>
    <w:rsid w:val="00760FD1"/>
    <w:rsid w:val="00762BB1"/>
    <w:rsid w:val="0076393F"/>
    <w:rsid w:val="007648C1"/>
    <w:rsid w:val="007669BF"/>
    <w:rsid w:val="00766CB5"/>
    <w:rsid w:val="00770139"/>
    <w:rsid w:val="0077180E"/>
    <w:rsid w:val="00773D18"/>
    <w:rsid w:val="0077498A"/>
    <w:rsid w:val="00775FA8"/>
    <w:rsid w:val="00780C89"/>
    <w:rsid w:val="00782762"/>
    <w:rsid w:val="007846FC"/>
    <w:rsid w:val="00786C30"/>
    <w:rsid w:val="00787A90"/>
    <w:rsid w:val="0079310E"/>
    <w:rsid w:val="007A138C"/>
    <w:rsid w:val="007A3F65"/>
    <w:rsid w:val="007A6B45"/>
    <w:rsid w:val="007A7C32"/>
    <w:rsid w:val="007B0E2E"/>
    <w:rsid w:val="007B34C9"/>
    <w:rsid w:val="007B503B"/>
    <w:rsid w:val="007B5503"/>
    <w:rsid w:val="007B5C93"/>
    <w:rsid w:val="007B6968"/>
    <w:rsid w:val="007B6B7D"/>
    <w:rsid w:val="007B6CE6"/>
    <w:rsid w:val="007C11A4"/>
    <w:rsid w:val="007C2465"/>
    <w:rsid w:val="007C2B60"/>
    <w:rsid w:val="007C4BD3"/>
    <w:rsid w:val="007C4E65"/>
    <w:rsid w:val="007D12F3"/>
    <w:rsid w:val="007D3528"/>
    <w:rsid w:val="007E10A4"/>
    <w:rsid w:val="007E3344"/>
    <w:rsid w:val="007E4A56"/>
    <w:rsid w:val="007F02D2"/>
    <w:rsid w:val="007F2084"/>
    <w:rsid w:val="007F2593"/>
    <w:rsid w:val="007F36D1"/>
    <w:rsid w:val="007F4B8E"/>
    <w:rsid w:val="007F61DE"/>
    <w:rsid w:val="00800E0B"/>
    <w:rsid w:val="00802904"/>
    <w:rsid w:val="00802A8B"/>
    <w:rsid w:val="00804DB3"/>
    <w:rsid w:val="0080507B"/>
    <w:rsid w:val="008066F7"/>
    <w:rsid w:val="00811DA8"/>
    <w:rsid w:val="00813552"/>
    <w:rsid w:val="00813F66"/>
    <w:rsid w:val="008143A5"/>
    <w:rsid w:val="008146E6"/>
    <w:rsid w:val="00814842"/>
    <w:rsid w:val="00815E7B"/>
    <w:rsid w:val="00816CD3"/>
    <w:rsid w:val="0081779D"/>
    <w:rsid w:val="00820DFA"/>
    <w:rsid w:val="00826000"/>
    <w:rsid w:val="00826021"/>
    <w:rsid w:val="00826C23"/>
    <w:rsid w:val="00831245"/>
    <w:rsid w:val="0083178F"/>
    <w:rsid w:val="00831CEE"/>
    <w:rsid w:val="008328DA"/>
    <w:rsid w:val="00833477"/>
    <w:rsid w:val="00833997"/>
    <w:rsid w:val="00833D34"/>
    <w:rsid w:val="00834D50"/>
    <w:rsid w:val="00835468"/>
    <w:rsid w:val="008400BA"/>
    <w:rsid w:val="00840565"/>
    <w:rsid w:val="0084231A"/>
    <w:rsid w:val="008424AA"/>
    <w:rsid w:val="00847026"/>
    <w:rsid w:val="00853271"/>
    <w:rsid w:val="00853668"/>
    <w:rsid w:val="008548C4"/>
    <w:rsid w:val="00854C2B"/>
    <w:rsid w:val="008557E0"/>
    <w:rsid w:val="00857339"/>
    <w:rsid w:val="00857C93"/>
    <w:rsid w:val="00860928"/>
    <w:rsid w:val="00862287"/>
    <w:rsid w:val="00864668"/>
    <w:rsid w:val="00864E5C"/>
    <w:rsid w:val="00866DE0"/>
    <w:rsid w:val="0086781E"/>
    <w:rsid w:val="00867FE5"/>
    <w:rsid w:val="008703B1"/>
    <w:rsid w:val="008713CB"/>
    <w:rsid w:val="008724BD"/>
    <w:rsid w:val="008753B1"/>
    <w:rsid w:val="00876060"/>
    <w:rsid w:val="00876FAA"/>
    <w:rsid w:val="0088112A"/>
    <w:rsid w:val="00881C06"/>
    <w:rsid w:val="00881DF9"/>
    <w:rsid w:val="00883A42"/>
    <w:rsid w:val="00884078"/>
    <w:rsid w:val="00884C28"/>
    <w:rsid w:val="00885122"/>
    <w:rsid w:val="00886387"/>
    <w:rsid w:val="008902EB"/>
    <w:rsid w:val="00890A62"/>
    <w:rsid w:val="00892832"/>
    <w:rsid w:val="00893C24"/>
    <w:rsid w:val="00896E78"/>
    <w:rsid w:val="008A2A65"/>
    <w:rsid w:val="008A3152"/>
    <w:rsid w:val="008A40CC"/>
    <w:rsid w:val="008A4E55"/>
    <w:rsid w:val="008A4EDD"/>
    <w:rsid w:val="008A5ADB"/>
    <w:rsid w:val="008A60A6"/>
    <w:rsid w:val="008B0360"/>
    <w:rsid w:val="008B1649"/>
    <w:rsid w:val="008B247A"/>
    <w:rsid w:val="008B6B16"/>
    <w:rsid w:val="008B6F26"/>
    <w:rsid w:val="008C13E0"/>
    <w:rsid w:val="008C3474"/>
    <w:rsid w:val="008C4223"/>
    <w:rsid w:val="008C45AB"/>
    <w:rsid w:val="008C5286"/>
    <w:rsid w:val="008D0DC6"/>
    <w:rsid w:val="008D0ED9"/>
    <w:rsid w:val="008D105E"/>
    <w:rsid w:val="008D31AA"/>
    <w:rsid w:val="008D5B65"/>
    <w:rsid w:val="008D74A0"/>
    <w:rsid w:val="008D7769"/>
    <w:rsid w:val="008E3278"/>
    <w:rsid w:val="008E396A"/>
    <w:rsid w:val="008E70DA"/>
    <w:rsid w:val="008E71F3"/>
    <w:rsid w:val="008E783D"/>
    <w:rsid w:val="008F0299"/>
    <w:rsid w:val="008F029B"/>
    <w:rsid w:val="008F03FC"/>
    <w:rsid w:val="008F1997"/>
    <w:rsid w:val="008F356A"/>
    <w:rsid w:val="008F4060"/>
    <w:rsid w:val="008F4CC6"/>
    <w:rsid w:val="008F6EB8"/>
    <w:rsid w:val="0090069F"/>
    <w:rsid w:val="00900A80"/>
    <w:rsid w:val="00900F65"/>
    <w:rsid w:val="00904459"/>
    <w:rsid w:val="00907271"/>
    <w:rsid w:val="009076D4"/>
    <w:rsid w:val="0090776D"/>
    <w:rsid w:val="00907EAE"/>
    <w:rsid w:val="00910368"/>
    <w:rsid w:val="00911552"/>
    <w:rsid w:val="00913E46"/>
    <w:rsid w:val="009158F2"/>
    <w:rsid w:val="009172FF"/>
    <w:rsid w:val="00917BE8"/>
    <w:rsid w:val="00920FD3"/>
    <w:rsid w:val="009221E3"/>
    <w:rsid w:val="0092382B"/>
    <w:rsid w:val="009263BC"/>
    <w:rsid w:val="00931825"/>
    <w:rsid w:val="00934DD1"/>
    <w:rsid w:val="00935454"/>
    <w:rsid w:val="0093749A"/>
    <w:rsid w:val="00937A68"/>
    <w:rsid w:val="00942A4D"/>
    <w:rsid w:val="0094353C"/>
    <w:rsid w:val="0094390A"/>
    <w:rsid w:val="00943C60"/>
    <w:rsid w:val="00945D34"/>
    <w:rsid w:val="00955543"/>
    <w:rsid w:val="0095696F"/>
    <w:rsid w:val="009569E4"/>
    <w:rsid w:val="0095782F"/>
    <w:rsid w:val="00961A18"/>
    <w:rsid w:val="00962069"/>
    <w:rsid w:val="009622F3"/>
    <w:rsid w:val="00962964"/>
    <w:rsid w:val="009673B8"/>
    <w:rsid w:val="0096744C"/>
    <w:rsid w:val="009704AF"/>
    <w:rsid w:val="00972623"/>
    <w:rsid w:val="00972E3E"/>
    <w:rsid w:val="00975E1A"/>
    <w:rsid w:val="009775F0"/>
    <w:rsid w:val="009778AD"/>
    <w:rsid w:val="0098012A"/>
    <w:rsid w:val="00985723"/>
    <w:rsid w:val="00986500"/>
    <w:rsid w:val="00987F4F"/>
    <w:rsid w:val="00992EB3"/>
    <w:rsid w:val="009939DB"/>
    <w:rsid w:val="00993BA8"/>
    <w:rsid w:val="009944FD"/>
    <w:rsid w:val="00994595"/>
    <w:rsid w:val="00995632"/>
    <w:rsid w:val="0099666A"/>
    <w:rsid w:val="009A2771"/>
    <w:rsid w:val="009A2FC1"/>
    <w:rsid w:val="009A301A"/>
    <w:rsid w:val="009A4E10"/>
    <w:rsid w:val="009B06AF"/>
    <w:rsid w:val="009B2779"/>
    <w:rsid w:val="009B3041"/>
    <w:rsid w:val="009B3D92"/>
    <w:rsid w:val="009B5E9A"/>
    <w:rsid w:val="009B600A"/>
    <w:rsid w:val="009B681A"/>
    <w:rsid w:val="009B7866"/>
    <w:rsid w:val="009C4E3C"/>
    <w:rsid w:val="009C6BC2"/>
    <w:rsid w:val="009C71EC"/>
    <w:rsid w:val="009D1E67"/>
    <w:rsid w:val="009D49D4"/>
    <w:rsid w:val="009D57BF"/>
    <w:rsid w:val="009D6150"/>
    <w:rsid w:val="009E03C0"/>
    <w:rsid w:val="009E3739"/>
    <w:rsid w:val="009E50E3"/>
    <w:rsid w:val="009E7545"/>
    <w:rsid w:val="009F0D70"/>
    <w:rsid w:val="009F2252"/>
    <w:rsid w:val="009F44DA"/>
    <w:rsid w:val="009F48C7"/>
    <w:rsid w:val="00A00789"/>
    <w:rsid w:val="00A00AA0"/>
    <w:rsid w:val="00A04871"/>
    <w:rsid w:val="00A053CC"/>
    <w:rsid w:val="00A053D3"/>
    <w:rsid w:val="00A06924"/>
    <w:rsid w:val="00A06ECD"/>
    <w:rsid w:val="00A108A7"/>
    <w:rsid w:val="00A10F0E"/>
    <w:rsid w:val="00A11167"/>
    <w:rsid w:val="00A127AF"/>
    <w:rsid w:val="00A12BE6"/>
    <w:rsid w:val="00A1319A"/>
    <w:rsid w:val="00A1642E"/>
    <w:rsid w:val="00A20B33"/>
    <w:rsid w:val="00A20BF0"/>
    <w:rsid w:val="00A2337C"/>
    <w:rsid w:val="00A23486"/>
    <w:rsid w:val="00A2396A"/>
    <w:rsid w:val="00A24A76"/>
    <w:rsid w:val="00A24A83"/>
    <w:rsid w:val="00A27D0B"/>
    <w:rsid w:val="00A36649"/>
    <w:rsid w:val="00A41441"/>
    <w:rsid w:val="00A43E42"/>
    <w:rsid w:val="00A46435"/>
    <w:rsid w:val="00A50BC3"/>
    <w:rsid w:val="00A50D52"/>
    <w:rsid w:val="00A52E87"/>
    <w:rsid w:val="00A53A27"/>
    <w:rsid w:val="00A57B35"/>
    <w:rsid w:val="00A57F08"/>
    <w:rsid w:val="00A60240"/>
    <w:rsid w:val="00A614F4"/>
    <w:rsid w:val="00A61FFA"/>
    <w:rsid w:val="00A62BFB"/>
    <w:rsid w:val="00A63576"/>
    <w:rsid w:val="00A63613"/>
    <w:rsid w:val="00A64364"/>
    <w:rsid w:val="00A66A9D"/>
    <w:rsid w:val="00A67DD2"/>
    <w:rsid w:val="00A716B8"/>
    <w:rsid w:val="00A74E61"/>
    <w:rsid w:val="00A7523C"/>
    <w:rsid w:val="00A766F2"/>
    <w:rsid w:val="00A80023"/>
    <w:rsid w:val="00A80A40"/>
    <w:rsid w:val="00A80F32"/>
    <w:rsid w:val="00A8408C"/>
    <w:rsid w:val="00A844F8"/>
    <w:rsid w:val="00A86CDF"/>
    <w:rsid w:val="00A92940"/>
    <w:rsid w:val="00A94A27"/>
    <w:rsid w:val="00A95554"/>
    <w:rsid w:val="00A9590D"/>
    <w:rsid w:val="00A9620B"/>
    <w:rsid w:val="00AA06F9"/>
    <w:rsid w:val="00AA0A62"/>
    <w:rsid w:val="00AA12F7"/>
    <w:rsid w:val="00AA2D2A"/>
    <w:rsid w:val="00AA3D7C"/>
    <w:rsid w:val="00AA4D11"/>
    <w:rsid w:val="00AA562B"/>
    <w:rsid w:val="00AA6B2D"/>
    <w:rsid w:val="00AA6DDF"/>
    <w:rsid w:val="00AA735F"/>
    <w:rsid w:val="00AA77CC"/>
    <w:rsid w:val="00AB1EE8"/>
    <w:rsid w:val="00AB349E"/>
    <w:rsid w:val="00AB4152"/>
    <w:rsid w:val="00AB422A"/>
    <w:rsid w:val="00AB44F5"/>
    <w:rsid w:val="00AB4507"/>
    <w:rsid w:val="00AB4B8E"/>
    <w:rsid w:val="00AB6841"/>
    <w:rsid w:val="00AC00B1"/>
    <w:rsid w:val="00AC4ED7"/>
    <w:rsid w:val="00AC6406"/>
    <w:rsid w:val="00AC6D61"/>
    <w:rsid w:val="00AD0426"/>
    <w:rsid w:val="00AD073B"/>
    <w:rsid w:val="00AD26CB"/>
    <w:rsid w:val="00AD5FC6"/>
    <w:rsid w:val="00AD603B"/>
    <w:rsid w:val="00AD67C9"/>
    <w:rsid w:val="00AD7117"/>
    <w:rsid w:val="00AE0B61"/>
    <w:rsid w:val="00AE27BD"/>
    <w:rsid w:val="00AE60BB"/>
    <w:rsid w:val="00AE6DBD"/>
    <w:rsid w:val="00AE7E1A"/>
    <w:rsid w:val="00AF0145"/>
    <w:rsid w:val="00AF06C4"/>
    <w:rsid w:val="00AF2B67"/>
    <w:rsid w:val="00AF33A5"/>
    <w:rsid w:val="00AF6849"/>
    <w:rsid w:val="00AF7860"/>
    <w:rsid w:val="00B01291"/>
    <w:rsid w:val="00B01C11"/>
    <w:rsid w:val="00B03954"/>
    <w:rsid w:val="00B05090"/>
    <w:rsid w:val="00B06E64"/>
    <w:rsid w:val="00B0778E"/>
    <w:rsid w:val="00B1206E"/>
    <w:rsid w:val="00B144A4"/>
    <w:rsid w:val="00B16847"/>
    <w:rsid w:val="00B17E3E"/>
    <w:rsid w:val="00B20106"/>
    <w:rsid w:val="00B207A3"/>
    <w:rsid w:val="00B209C6"/>
    <w:rsid w:val="00B20B0A"/>
    <w:rsid w:val="00B250F9"/>
    <w:rsid w:val="00B25D74"/>
    <w:rsid w:val="00B30486"/>
    <w:rsid w:val="00B30A00"/>
    <w:rsid w:val="00B3188A"/>
    <w:rsid w:val="00B3239A"/>
    <w:rsid w:val="00B33492"/>
    <w:rsid w:val="00B33811"/>
    <w:rsid w:val="00B33818"/>
    <w:rsid w:val="00B3415F"/>
    <w:rsid w:val="00B35406"/>
    <w:rsid w:val="00B35E73"/>
    <w:rsid w:val="00B35FFC"/>
    <w:rsid w:val="00B418BD"/>
    <w:rsid w:val="00B43549"/>
    <w:rsid w:val="00B43D95"/>
    <w:rsid w:val="00B444C2"/>
    <w:rsid w:val="00B444E7"/>
    <w:rsid w:val="00B45A22"/>
    <w:rsid w:val="00B52342"/>
    <w:rsid w:val="00B5357B"/>
    <w:rsid w:val="00B55427"/>
    <w:rsid w:val="00B566DA"/>
    <w:rsid w:val="00B56FB8"/>
    <w:rsid w:val="00B57467"/>
    <w:rsid w:val="00B57740"/>
    <w:rsid w:val="00B617A8"/>
    <w:rsid w:val="00B70A17"/>
    <w:rsid w:val="00B70BEF"/>
    <w:rsid w:val="00B71C52"/>
    <w:rsid w:val="00B75528"/>
    <w:rsid w:val="00B761F3"/>
    <w:rsid w:val="00B77588"/>
    <w:rsid w:val="00B775BE"/>
    <w:rsid w:val="00B82075"/>
    <w:rsid w:val="00B82B33"/>
    <w:rsid w:val="00B836A3"/>
    <w:rsid w:val="00B837CB"/>
    <w:rsid w:val="00B83CFC"/>
    <w:rsid w:val="00B83D0A"/>
    <w:rsid w:val="00B84289"/>
    <w:rsid w:val="00B849B4"/>
    <w:rsid w:val="00B851D3"/>
    <w:rsid w:val="00B85323"/>
    <w:rsid w:val="00B85363"/>
    <w:rsid w:val="00B86291"/>
    <w:rsid w:val="00B90781"/>
    <w:rsid w:val="00B9557B"/>
    <w:rsid w:val="00B965FD"/>
    <w:rsid w:val="00BB496B"/>
    <w:rsid w:val="00BB49CB"/>
    <w:rsid w:val="00BB4B01"/>
    <w:rsid w:val="00BB5775"/>
    <w:rsid w:val="00BB6EDC"/>
    <w:rsid w:val="00BB7179"/>
    <w:rsid w:val="00BC4ED3"/>
    <w:rsid w:val="00BC70FF"/>
    <w:rsid w:val="00BD5173"/>
    <w:rsid w:val="00BD6485"/>
    <w:rsid w:val="00BE4021"/>
    <w:rsid w:val="00BF118B"/>
    <w:rsid w:val="00BF1552"/>
    <w:rsid w:val="00BF1993"/>
    <w:rsid w:val="00BF512A"/>
    <w:rsid w:val="00BF52D4"/>
    <w:rsid w:val="00C01C7F"/>
    <w:rsid w:val="00C0509B"/>
    <w:rsid w:val="00C06A1D"/>
    <w:rsid w:val="00C0766A"/>
    <w:rsid w:val="00C078F1"/>
    <w:rsid w:val="00C07B4D"/>
    <w:rsid w:val="00C12142"/>
    <w:rsid w:val="00C12D07"/>
    <w:rsid w:val="00C15CE1"/>
    <w:rsid w:val="00C2123D"/>
    <w:rsid w:val="00C22794"/>
    <w:rsid w:val="00C23238"/>
    <w:rsid w:val="00C25FC3"/>
    <w:rsid w:val="00C263BB"/>
    <w:rsid w:val="00C26CF2"/>
    <w:rsid w:val="00C27EE3"/>
    <w:rsid w:val="00C31272"/>
    <w:rsid w:val="00C320AE"/>
    <w:rsid w:val="00C33887"/>
    <w:rsid w:val="00C34DF1"/>
    <w:rsid w:val="00C356A4"/>
    <w:rsid w:val="00C35DD8"/>
    <w:rsid w:val="00C40DC1"/>
    <w:rsid w:val="00C43DBB"/>
    <w:rsid w:val="00C45F35"/>
    <w:rsid w:val="00C473E0"/>
    <w:rsid w:val="00C47597"/>
    <w:rsid w:val="00C50A24"/>
    <w:rsid w:val="00C522B8"/>
    <w:rsid w:val="00C543BB"/>
    <w:rsid w:val="00C551CB"/>
    <w:rsid w:val="00C552FB"/>
    <w:rsid w:val="00C55F13"/>
    <w:rsid w:val="00C56A5E"/>
    <w:rsid w:val="00C56AF9"/>
    <w:rsid w:val="00C5746A"/>
    <w:rsid w:val="00C60AAE"/>
    <w:rsid w:val="00C60C73"/>
    <w:rsid w:val="00C61C76"/>
    <w:rsid w:val="00C629B7"/>
    <w:rsid w:val="00C7209A"/>
    <w:rsid w:val="00C7521B"/>
    <w:rsid w:val="00C7591A"/>
    <w:rsid w:val="00C76ADD"/>
    <w:rsid w:val="00C77851"/>
    <w:rsid w:val="00C841A6"/>
    <w:rsid w:val="00C8555D"/>
    <w:rsid w:val="00C92997"/>
    <w:rsid w:val="00C92AA3"/>
    <w:rsid w:val="00C92EAD"/>
    <w:rsid w:val="00C93CB5"/>
    <w:rsid w:val="00C94297"/>
    <w:rsid w:val="00C9438E"/>
    <w:rsid w:val="00C96685"/>
    <w:rsid w:val="00C97446"/>
    <w:rsid w:val="00CA0611"/>
    <w:rsid w:val="00CA0658"/>
    <w:rsid w:val="00CA2642"/>
    <w:rsid w:val="00CA74B1"/>
    <w:rsid w:val="00CA74B7"/>
    <w:rsid w:val="00CB01E0"/>
    <w:rsid w:val="00CB233D"/>
    <w:rsid w:val="00CB28D8"/>
    <w:rsid w:val="00CB34A4"/>
    <w:rsid w:val="00CB3883"/>
    <w:rsid w:val="00CB4629"/>
    <w:rsid w:val="00CB6AEC"/>
    <w:rsid w:val="00CC3B3D"/>
    <w:rsid w:val="00CC4A42"/>
    <w:rsid w:val="00CC503A"/>
    <w:rsid w:val="00CC5585"/>
    <w:rsid w:val="00CC55BF"/>
    <w:rsid w:val="00CC5F71"/>
    <w:rsid w:val="00CC6B24"/>
    <w:rsid w:val="00CC6E73"/>
    <w:rsid w:val="00CD0F34"/>
    <w:rsid w:val="00CD2CF7"/>
    <w:rsid w:val="00CD351C"/>
    <w:rsid w:val="00CD42A5"/>
    <w:rsid w:val="00CD4689"/>
    <w:rsid w:val="00CD4871"/>
    <w:rsid w:val="00CD5C47"/>
    <w:rsid w:val="00CD73F9"/>
    <w:rsid w:val="00CD7827"/>
    <w:rsid w:val="00CD7FA8"/>
    <w:rsid w:val="00CE29F9"/>
    <w:rsid w:val="00CE49F6"/>
    <w:rsid w:val="00CE7DEB"/>
    <w:rsid w:val="00CF0183"/>
    <w:rsid w:val="00CF1BB5"/>
    <w:rsid w:val="00CF26D2"/>
    <w:rsid w:val="00CF4473"/>
    <w:rsid w:val="00CF6609"/>
    <w:rsid w:val="00D00C0B"/>
    <w:rsid w:val="00D011C3"/>
    <w:rsid w:val="00D021D4"/>
    <w:rsid w:val="00D06163"/>
    <w:rsid w:val="00D0791A"/>
    <w:rsid w:val="00D10D61"/>
    <w:rsid w:val="00D113A4"/>
    <w:rsid w:val="00D119F6"/>
    <w:rsid w:val="00D12C50"/>
    <w:rsid w:val="00D1409B"/>
    <w:rsid w:val="00D14610"/>
    <w:rsid w:val="00D16A9E"/>
    <w:rsid w:val="00D1710D"/>
    <w:rsid w:val="00D20817"/>
    <w:rsid w:val="00D212C7"/>
    <w:rsid w:val="00D2164D"/>
    <w:rsid w:val="00D23AC9"/>
    <w:rsid w:val="00D249BC"/>
    <w:rsid w:val="00D25D87"/>
    <w:rsid w:val="00D27A98"/>
    <w:rsid w:val="00D302EB"/>
    <w:rsid w:val="00D304A5"/>
    <w:rsid w:val="00D30722"/>
    <w:rsid w:val="00D31FA3"/>
    <w:rsid w:val="00D32815"/>
    <w:rsid w:val="00D33B60"/>
    <w:rsid w:val="00D357AD"/>
    <w:rsid w:val="00D3652A"/>
    <w:rsid w:val="00D3747F"/>
    <w:rsid w:val="00D378E5"/>
    <w:rsid w:val="00D40080"/>
    <w:rsid w:val="00D40EAA"/>
    <w:rsid w:val="00D42C77"/>
    <w:rsid w:val="00D440B0"/>
    <w:rsid w:val="00D45ACF"/>
    <w:rsid w:val="00D46EF9"/>
    <w:rsid w:val="00D503A8"/>
    <w:rsid w:val="00D52A9F"/>
    <w:rsid w:val="00D5423C"/>
    <w:rsid w:val="00D60208"/>
    <w:rsid w:val="00D61066"/>
    <w:rsid w:val="00D62406"/>
    <w:rsid w:val="00D63726"/>
    <w:rsid w:val="00D6379F"/>
    <w:rsid w:val="00D64FB4"/>
    <w:rsid w:val="00D6577F"/>
    <w:rsid w:val="00D6653F"/>
    <w:rsid w:val="00D66BB6"/>
    <w:rsid w:val="00D671E6"/>
    <w:rsid w:val="00D71F31"/>
    <w:rsid w:val="00D75FBC"/>
    <w:rsid w:val="00D80B02"/>
    <w:rsid w:val="00D811E4"/>
    <w:rsid w:val="00D812AA"/>
    <w:rsid w:val="00D817A9"/>
    <w:rsid w:val="00D84405"/>
    <w:rsid w:val="00D84B4E"/>
    <w:rsid w:val="00D86CDB"/>
    <w:rsid w:val="00D90535"/>
    <w:rsid w:val="00D90F6A"/>
    <w:rsid w:val="00DA29C8"/>
    <w:rsid w:val="00DA40CD"/>
    <w:rsid w:val="00DA4318"/>
    <w:rsid w:val="00DA5F0D"/>
    <w:rsid w:val="00DA7572"/>
    <w:rsid w:val="00DB06B8"/>
    <w:rsid w:val="00DB0EA8"/>
    <w:rsid w:val="00DB3FC8"/>
    <w:rsid w:val="00DB5359"/>
    <w:rsid w:val="00DC095B"/>
    <w:rsid w:val="00DC1495"/>
    <w:rsid w:val="00DC24E8"/>
    <w:rsid w:val="00DC3D49"/>
    <w:rsid w:val="00DC6946"/>
    <w:rsid w:val="00DD030F"/>
    <w:rsid w:val="00DD0784"/>
    <w:rsid w:val="00DD1CBB"/>
    <w:rsid w:val="00DD2180"/>
    <w:rsid w:val="00DD42A4"/>
    <w:rsid w:val="00DD4A66"/>
    <w:rsid w:val="00DD5382"/>
    <w:rsid w:val="00DD6D6D"/>
    <w:rsid w:val="00DD6E3F"/>
    <w:rsid w:val="00DD77FC"/>
    <w:rsid w:val="00DD7E85"/>
    <w:rsid w:val="00DE48BC"/>
    <w:rsid w:val="00DE4D68"/>
    <w:rsid w:val="00DE7300"/>
    <w:rsid w:val="00DF07FD"/>
    <w:rsid w:val="00DF5F65"/>
    <w:rsid w:val="00E01136"/>
    <w:rsid w:val="00E0293D"/>
    <w:rsid w:val="00E03A42"/>
    <w:rsid w:val="00E041F0"/>
    <w:rsid w:val="00E0450A"/>
    <w:rsid w:val="00E073B5"/>
    <w:rsid w:val="00E103DA"/>
    <w:rsid w:val="00E124E1"/>
    <w:rsid w:val="00E12A01"/>
    <w:rsid w:val="00E153BA"/>
    <w:rsid w:val="00E154F6"/>
    <w:rsid w:val="00E15F07"/>
    <w:rsid w:val="00E16173"/>
    <w:rsid w:val="00E16CA5"/>
    <w:rsid w:val="00E17793"/>
    <w:rsid w:val="00E23C85"/>
    <w:rsid w:val="00E255BD"/>
    <w:rsid w:val="00E25656"/>
    <w:rsid w:val="00E26DCF"/>
    <w:rsid w:val="00E278C4"/>
    <w:rsid w:val="00E30943"/>
    <w:rsid w:val="00E3611A"/>
    <w:rsid w:val="00E3736B"/>
    <w:rsid w:val="00E37EE4"/>
    <w:rsid w:val="00E448A9"/>
    <w:rsid w:val="00E45966"/>
    <w:rsid w:val="00E45CF1"/>
    <w:rsid w:val="00E50EE3"/>
    <w:rsid w:val="00E514E9"/>
    <w:rsid w:val="00E51958"/>
    <w:rsid w:val="00E552B9"/>
    <w:rsid w:val="00E55412"/>
    <w:rsid w:val="00E55F99"/>
    <w:rsid w:val="00E566CC"/>
    <w:rsid w:val="00E60E55"/>
    <w:rsid w:val="00E614B2"/>
    <w:rsid w:val="00E6755F"/>
    <w:rsid w:val="00E70058"/>
    <w:rsid w:val="00E716AF"/>
    <w:rsid w:val="00E73413"/>
    <w:rsid w:val="00E75126"/>
    <w:rsid w:val="00E805A9"/>
    <w:rsid w:val="00E81403"/>
    <w:rsid w:val="00E86C29"/>
    <w:rsid w:val="00E87F1F"/>
    <w:rsid w:val="00E902EA"/>
    <w:rsid w:val="00E904D0"/>
    <w:rsid w:val="00E91968"/>
    <w:rsid w:val="00E91DD9"/>
    <w:rsid w:val="00E91FB9"/>
    <w:rsid w:val="00E93690"/>
    <w:rsid w:val="00E9389C"/>
    <w:rsid w:val="00E941CE"/>
    <w:rsid w:val="00E95E07"/>
    <w:rsid w:val="00E96E07"/>
    <w:rsid w:val="00E974E8"/>
    <w:rsid w:val="00E97AD8"/>
    <w:rsid w:val="00EA19AA"/>
    <w:rsid w:val="00EA2899"/>
    <w:rsid w:val="00EA525C"/>
    <w:rsid w:val="00EA5896"/>
    <w:rsid w:val="00EB55B7"/>
    <w:rsid w:val="00EB6CE8"/>
    <w:rsid w:val="00EC130A"/>
    <w:rsid w:val="00EC28C4"/>
    <w:rsid w:val="00EC3258"/>
    <w:rsid w:val="00EC55E0"/>
    <w:rsid w:val="00EC7B03"/>
    <w:rsid w:val="00EC7D3C"/>
    <w:rsid w:val="00ED28D6"/>
    <w:rsid w:val="00ED4220"/>
    <w:rsid w:val="00ED62C3"/>
    <w:rsid w:val="00EE034C"/>
    <w:rsid w:val="00EE1E71"/>
    <w:rsid w:val="00EE23D6"/>
    <w:rsid w:val="00EE3263"/>
    <w:rsid w:val="00EE35A2"/>
    <w:rsid w:val="00EE4EF4"/>
    <w:rsid w:val="00EE6C93"/>
    <w:rsid w:val="00EE7181"/>
    <w:rsid w:val="00EE7860"/>
    <w:rsid w:val="00EF1039"/>
    <w:rsid w:val="00EF53C1"/>
    <w:rsid w:val="00EF59F2"/>
    <w:rsid w:val="00EF72DB"/>
    <w:rsid w:val="00F015DB"/>
    <w:rsid w:val="00F022B2"/>
    <w:rsid w:val="00F03963"/>
    <w:rsid w:val="00F04BFB"/>
    <w:rsid w:val="00F057AA"/>
    <w:rsid w:val="00F05F2F"/>
    <w:rsid w:val="00F075EE"/>
    <w:rsid w:val="00F101FA"/>
    <w:rsid w:val="00F147B1"/>
    <w:rsid w:val="00F17A8A"/>
    <w:rsid w:val="00F20183"/>
    <w:rsid w:val="00F20298"/>
    <w:rsid w:val="00F2229D"/>
    <w:rsid w:val="00F22F91"/>
    <w:rsid w:val="00F24FEA"/>
    <w:rsid w:val="00F251BE"/>
    <w:rsid w:val="00F312FA"/>
    <w:rsid w:val="00F32FC6"/>
    <w:rsid w:val="00F3518C"/>
    <w:rsid w:val="00F35537"/>
    <w:rsid w:val="00F364D9"/>
    <w:rsid w:val="00F37E33"/>
    <w:rsid w:val="00F40007"/>
    <w:rsid w:val="00F42BCE"/>
    <w:rsid w:val="00F449AD"/>
    <w:rsid w:val="00F46424"/>
    <w:rsid w:val="00F466DC"/>
    <w:rsid w:val="00F471EC"/>
    <w:rsid w:val="00F47725"/>
    <w:rsid w:val="00F504E3"/>
    <w:rsid w:val="00F51EE2"/>
    <w:rsid w:val="00F54ABD"/>
    <w:rsid w:val="00F55B96"/>
    <w:rsid w:val="00F60283"/>
    <w:rsid w:val="00F60AFC"/>
    <w:rsid w:val="00F6263C"/>
    <w:rsid w:val="00F64622"/>
    <w:rsid w:val="00F65201"/>
    <w:rsid w:val="00F675AC"/>
    <w:rsid w:val="00F70976"/>
    <w:rsid w:val="00F74EC4"/>
    <w:rsid w:val="00F762F8"/>
    <w:rsid w:val="00F768DD"/>
    <w:rsid w:val="00F76F7B"/>
    <w:rsid w:val="00F770AB"/>
    <w:rsid w:val="00F77A4F"/>
    <w:rsid w:val="00F8006A"/>
    <w:rsid w:val="00F803F7"/>
    <w:rsid w:val="00F84F20"/>
    <w:rsid w:val="00F853EF"/>
    <w:rsid w:val="00F85F04"/>
    <w:rsid w:val="00F904CC"/>
    <w:rsid w:val="00F9203E"/>
    <w:rsid w:val="00F922FF"/>
    <w:rsid w:val="00F92451"/>
    <w:rsid w:val="00F94364"/>
    <w:rsid w:val="00F979BA"/>
    <w:rsid w:val="00FA36C2"/>
    <w:rsid w:val="00FA36C7"/>
    <w:rsid w:val="00FA6F8D"/>
    <w:rsid w:val="00FB00C2"/>
    <w:rsid w:val="00FB3A8A"/>
    <w:rsid w:val="00FB3D1A"/>
    <w:rsid w:val="00FB4E73"/>
    <w:rsid w:val="00FB6342"/>
    <w:rsid w:val="00FB791F"/>
    <w:rsid w:val="00FC0950"/>
    <w:rsid w:val="00FC1B12"/>
    <w:rsid w:val="00FC1CB2"/>
    <w:rsid w:val="00FC33A9"/>
    <w:rsid w:val="00FC429B"/>
    <w:rsid w:val="00FC4DFD"/>
    <w:rsid w:val="00FC790B"/>
    <w:rsid w:val="00FD016E"/>
    <w:rsid w:val="00FD0DBE"/>
    <w:rsid w:val="00FD1018"/>
    <w:rsid w:val="00FD5606"/>
    <w:rsid w:val="00FD7730"/>
    <w:rsid w:val="00FD7AA2"/>
    <w:rsid w:val="00FE0FC8"/>
    <w:rsid w:val="00FE4101"/>
    <w:rsid w:val="00FE7A76"/>
    <w:rsid w:val="00FF1199"/>
    <w:rsid w:val="00FF1314"/>
    <w:rsid w:val="00FF1AC5"/>
    <w:rsid w:val="00FF3A46"/>
    <w:rsid w:val="00FF4D8A"/>
    <w:rsid w:val="00FF5070"/>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E702E1"/>
  <w15:docId w15:val="{BABAD1B6-DE1E-4EB8-BAA5-CD62EB7E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22A"/>
    <w:rPr>
      <w:sz w:val="22"/>
      <w:szCs w:val="22"/>
    </w:rPr>
  </w:style>
  <w:style w:type="paragraph" w:styleId="Heading1">
    <w:name w:val="heading 1"/>
    <w:basedOn w:val="Normal"/>
    <w:next w:val="Normal"/>
    <w:link w:val="Heading1Char"/>
    <w:uiPriority w:val="9"/>
    <w:qFormat/>
    <w:rsid w:val="0095782F"/>
    <w:pPr>
      <w:keepNext/>
      <w:spacing w:before="240" w:after="60" w:line="240" w:lineRule="auto"/>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0D0983"/>
    <w:pPr>
      <w:keepNext/>
      <w:keepLines/>
      <w:spacing w:before="40"/>
      <w:outlineLvl w:val="1"/>
    </w:pPr>
    <w:rPr>
      <w:rFonts w:ascii="Calibri Light" w:eastAsia="Times New Roman" w:hAnsi="Calibri Light"/>
      <w:color w:val="2E74B5"/>
      <w:sz w:val="26"/>
      <w:szCs w:val="26"/>
    </w:rPr>
  </w:style>
  <w:style w:type="paragraph" w:styleId="Heading3">
    <w:name w:val="heading 3"/>
    <w:basedOn w:val="Normal"/>
    <w:next w:val="Normal"/>
    <w:link w:val="Heading3Char"/>
    <w:uiPriority w:val="9"/>
    <w:semiHidden/>
    <w:unhideWhenUsed/>
    <w:qFormat/>
    <w:rsid w:val="000D0983"/>
    <w:pPr>
      <w:keepNext/>
      <w:keepLines/>
      <w:spacing w:before="40"/>
      <w:outlineLvl w:val="2"/>
    </w:pPr>
    <w:rPr>
      <w:rFonts w:ascii="Calibri Light" w:eastAsia="Times New Roman" w:hAnsi="Calibri Light"/>
      <w:color w:val="1F4D78"/>
      <w:sz w:val="24"/>
      <w:szCs w:val="24"/>
    </w:rPr>
  </w:style>
  <w:style w:type="paragraph" w:styleId="Heading4">
    <w:name w:val="heading 4"/>
    <w:basedOn w:val="Normal"/>
    <w:next w:val="Normal"/>
    <w:link w:val="Heading4Char"/>
    <w:uiPriority w:val="9"/>
    <w:semiHidden/>
    <w:unhideWhenUsed/>
    <w:qFormat/>
    <w:rsid w:val="001571C5"/>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47E4"/>
    <w:pPr>
      <w:tabs>
        <w:tab w:val="center" w:pos="4680"/>
        <w:tab w:val="right" w:pos="9360"/>
      </w:tabs>
      <w:spacing w:line="240" w:lineRule="auto"/>
    </w:pPr>
  </w:style>
  <w:style w:type="character" w:customStyle="1" w:styleId="HeaderChar">
    <w:name w:val="Header Char"/>
    <w:basedOn w:val="DefaultParagraphFont"/>
    <w:link w:val="Header"/>
    <w:uiPriority w:val="99"/>
    <w:rsid w:val="004347E4"/>
  </w:style>
  <w:style w:type="paragraph" w:styleId="Footer">
    <w:name w:val="footer"/>
    <w:basedOn w:val="Normal"/>
    <w:link w:val="FooterChar"/>
    <w:uiPriority w:val="99"/>
    <w:unhideWhenUsed/>
    <w:rsid w:val="004347E4"/>
    <w:pPr>
      <w:tabs>
        <w:tab w:val="center" w:pos="4680"/>
        <w:tab w:val="right" w:pos="9360"/>
      </w:tabs>
      <w:spacing w:line="240" w:lineRule="auto"/>
    </w:pPr>
  </w:style>
  <w:style w:type="character" w:customStyle="1" w:styleId="FooterChar">
    <w:name w:val="Footer Char"/>
    <w:basedOn w:val="DefaultParagraphFont"/>
    <w:link w:val="Footer"/>
    <w:uiPriority w:val="99"/>
    <w:rsid w:val="004347E4"/>
  </w:style>
  <w:style w:type="paragraph" w:customStyle="1" w:styleId="msolistparagraph0">
    <w:name w:val="msolistparagraph"/>
    <w:basedOn w:val="Normal"/>
    <w:link w:val="ListParagraphChar"/>
    <w:rsid w:val="006D466D"/>
    <w:pPr>
      <w:spacing w:after="200" w:line="276" w:lineRule="auto"/>
      <w:ind w:left="720"/>
      <w:contextualSpacing/>
    </w:pPr>
    <w:rPr>
      <w:sz w:val="20"/>
      <w:szCs w:val="20"/>
      <w:lang w:bidi="th-TH"/>
    </w:rPr>
  </w:style>
  <w:style w:type="character" w:customStyle="1" w:styleId="ListParagraphChar">
    <w:name w:val="List Paragraph Char"/>
    <w:link w:val="msolistparagraph0"/>
    <w:locked/>
    <w:rsid w:val="006D466D"/>
    <w:rPr>
      <w:rFonts w:ascii="Calibri" w:eastAsia="Calibri" w:hAnsi="Calibri" w:cs="Times New Roman"/>
      <w:lang w:bidi="th-TH"/>
    </w:rPr>
  </w:style>
  <w:style w:type="paragraph" w:styleId="ListParagraph">
    <w:name w:val="List Paragraph"/>
    <w:basedOn w:val="Normal"/>
    <w:uiPriority w:val="34"/>
    <w:qFormat/>
    <w:rsid w:val="00EA19AA"/>
    <w:pPr>
      <w:spacing w:line="240" w:lineRule="auto"/>
      <w:ind w:left="720"/>
      <w:contextualSpacing/>
    </w:pPr>
    <w:rPr>
      <w:rFonts w:ascii="Times New Roman" w:hAnsi="Times New Roman"/>
      <w:sz w:val="28"/>
      <w:szCs w:val="24"/>
      <w:lang w:val="en-GB"/>
    </w:rPr>
  </w:style>
  <w:style w:type="character" w:customStyle="1" w:styleId="apple-converted-space">
    <w:name w:val="apple-converted-space"/>
    <w:basedOn w:val="DefaultParagraphFont"/>
    <w:uiPriority w:val="99"/>
    <w:rsid w:val="00673B03"/>
  </w:style>
  <w:style w:type="character" w:customStyle="1" w:styleId="Heading1Char">
    <w:name w:val="Heading 1 Char"/>
    <w:basedOn w:val="DefaultParagraphFont"/>
    <w:link w:val="Heading1"/>
    <w:uiPriority w:val="9"/>
    <w:rsid w:val="0095782F"/>
    <w:rPr>
      <w:rFonts w:ascii="Calibri Light" w:eastAsia="Times New Roman" w:hAnsi="Calibri Light" w:cs="Times New Roman"/>
      <w:b/>
      <w:bCs/>
      <w:kern w:val="32"/>
      <w:sz w:val="32"/>
      <w:szCs w:val="32"/>
    </w:rPr>
  </w:style>
  <w:style w:type="character" w:styleId="Hyperlink">
    <w:name w:val="Hyperlink"/>
    <w:uiPriority w:val="99"/>
    <w:unhideWhenUsed/>
    <w:rsid w:val="0095782F"/>
    <w:rPr>
      <w:color w:val="0563C1"/>
      <w:u w:val="single"/>
    </w:rPr>
  </w:style>
  <w:style w:type="paragraph" w:styleId="HTMLPreformatted">
    <w:name w:val="HTML Preformatted"/>
    <w:basedOn w:val="Normal"/>
    <w:link w:val="HTMLPreformattedChar"/>
    <w:uiPriority w:val="99"/>
    <w:unhideWhenUsed/>
    <w:rsid w:val="00B338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sz w:val="20"/>
      <w:szCs w:val="20"/>
    </w:rPr>
  </w:style>
  <w:style w:type="character" w:customStyle="1" w:styleId="HTMLPreformattedChar">
    <w:name w:val="HTML Preformatted Char"/>
    <w:basedOn w:val="DefaultParagraphFont"/>
    <w:link w:val="HTMLPreformatted"/>
    <w:uiPriority w:val="99"/>
    <w:rsid w:val="00B33818"/>
    <w:rPr>
      <w:rFonts w:ascii="Courier New" w:eastAsia="Times New Roman" w:hAnsi="Courier New" w:cs="Times New Roman"/>
      <w:sz w:val="20"/>
      <w:szCs w:val="20"/>
    </w:rPr>
  </w:style>
  <w:style w:type="paragraph" w:styleId="NormalWeb">
    <w:name w:val="Normal (Web)"/>
    <w:basedOn w:val="Normal"/>
    <w:uiPriority w:val="99"/>
    <w:semiHidden/>
    <w:unhideWhenUsed/>
    <w:rsid w:val="00B33818"/>
    <w:pPr>
      <w:spacing w:before="100" w:beforeAutospacing="1" w:after="100" w:afterAutospacing="1" w:line="240" w:lineRule="auto"/>
    </w:pPr>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80290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2904"/>
    <w:rPr>
      <w:rFonts w:ascii="Tahoma" w:hAnsi="Tahoma" w:cs="Tahoma"/>
      <w:sz w:val="16"/>
      <w:szCs w:val="16"/>
    </w:rPr>
  </w:style>
  <w:style w:type="paragraph" w:customStyle="1" w:styleId="1">
    <w:name w:val="1"/>
    <w:basedOn w:val="Normal"/>
    <w:link w:val="1Char"/>
    <w:qFormat/>
    <w:rsid w:val="00B35FFC"/>
    <w:pPr>
      <w:numPr>
        <w:numId w:val="18"/>
      </w:numPr>
      <w:spacing w:line="360" w:lineRule="auto"/>
      <w:jc w:val="center"/>
    </w:pPr>
    <w:rPr>
      <w:rFonts w:ascii="Times New Roman" w:hAnsi="Times New Roman"/>
      <w:b/>
      <w:sz w:val="28"/>
      <w:szCs w:val="26"/>
      <w:lang w:val="nl-NL"/>
    </w:rPr>
  </w:style>
  <w:style w:type="paragraph" w:customStyle="1" w:styleId="2">
    <w:name w:val="2"/>
    <w:basedOn w:val="Normal"/>
    <w:link w:val="2Char"/>
    <w:qFormat/>
    <w:rsid w:val="008902EB"/>
    <w:pPr>
      <w:numPr>
        <w:ilvl w:val="1"/>
        <w:numId w:val="18"/>
      </w:numPr>
      <w:spacing w:line="360" w:lineRule="auto"/>
      <w:jc w:val="both"/>
    </w:pPr>
    <w:rPr>
      <w:rFonts w:ascii="Times New Roman" w:hAnsi="Times New Roman"/>
      <w:b/>
      <w:sz w:val="26"/>
      <w:szCs w:val="26"/>
      <w:lang w:val="nl-NL"/>
    </w:rPr>
  </w:style>
  <w:style w:type="character" w:customStyle="1" w:styleId="1Char">
    <w:name w:val="1 Char"/>
    <w:basedOn w:val="DefaultParagraphFont"/>
    <w:link w:val="1"/>
    <w:rsid w:val="00B35FFC"/>
    <w:rPr>
      <w:rFonts w:ascii="Times New Roman" w:hAnsi="Times New Roman"/>
      <w:b/>
      <w:sz w:val="28"/>
      <w:szCs w:val="26"/>
      <w:lang w:val="nl-NL"/>
    </w:rPr>
  </w:style>
  <w:style w:type="paragraph" w:customStyle="1" w:styleId="3">
    <w:name w:val="3"/>
    <w:basedOn w:val="Normal"/>
    <w:link w:val="3Char"/>
    <w:qFormat/>
    <w:rsid w:val="0029496A"/>
    <w:pPr>
      <w:numPr>
        <w:ilvl w:val="2"/>
        <w:numId w:val="18"/>
      </w:numPr>
      <w:spacing w:line="360" w:lineRule="auto"/>
      <w:ind w:left="288"/>
    </w:pPr>
    <w:rPr>
      <w:rFonts w:ascii="Times New Roman" w:hAnsi="Times New Roman"/>
      <w:b/>
      <w:i/>
      <w:sz w:val="26"/>
      <w:szCs w:val="26"/>
      <w:lang w:val="nl-NL"/>
    </w:rPr>
  </w:style>
  <w:style w:type="character" w:customStyle="1" w:styleId="2Char">
    <w:name w:val="2 Char"/>
    <w:basedOn w:val="DefaultParagraphFont"/>
    <w:link w:val="2"/>
    <w:rsid w:val="008902EB"/>
    <w:rPr>
      <w:rFonts w:ascii="Times New Roman" w:hAnsi="Times New Roman"/>
      <w:b/>
      <w:sz w:val="26"/>
      <w:szCs w:val="26"/>
      <w:lang w:val="nl-NL"/>
    </w:rPr>
  </w:style>
  <w:style w:type="paragraph" w:customStyle="1" w:styleId="4">
    <w:name w:val="4"/>
    <w:basedOn w:val="Normal"/>
    <w:link w:val="4Char"/>
    <w:autoRedefine/>
    <w:qFormat/>
    <w:rsid w:val="00D27A98"/>
    <w:pPr>
      <w:spacing w:line="360" w:lineRule="auto"/>
    </w:pPr>
    <w:rPr>
      <w:rFonts w:ascii="Times New Roman" w:hAnsi="Times New Roman"/>
      <w:b/>
      <w:bCs/>
      <w:sz w:val="26"/>
      <w:szCs w:val="26"/>
      <w:lang w:val="vi-VN"/>
    </w:rPr>
  </w:style>
  <w:style w:type="character" w:customStyle="1" w:styleId="3Char">
    <w:name w:val="3 Char"/>
    <w:basedOn w:val="DefaultParagraphFont"/>
    <w:link w:val="3"/>
    <w:rsid w:val="0029496A"/>
    <w:rPr>
      <w:rFonts w:ascii="Times New Roman" w:hAnsi="Times New Roman"/>
      <w:b/>
      <w:i/>
      <w:sz w:val="26"/>
      <w:szCs w:val="26"/>
      <w:lang w:val="nl-NL"/>
    </w:rPr>
  </w:style>
  <w:style w:type="paragraph" w:customStyle="1" w:styleId="5">
    <w:name w:val="5"/>
    <w:basedOn w:val="Normal"/>
    <w:link w:val="5Char"/>
    <w:autoRedefine/>
    <w:qFormat/>
    <w:rsid w:val="00775FA8"/>
    <w:pPr>
      <w:numPr>
        <w:ilvl w:val="5"/>
        <w:numId w:val="18"/>
      </w:numPr>
      <w:tabs>
        <w:tab w:val="left" w:pos="1710"/>
        <w:tab w:val="left" w:pos="2070"/>
      </w:tabs>
      <w:spacing w:line="360" w:lineRule="auto"/>
      <w:jc w:val="both"/>
    </w:pPr>
    <w:rPr>
      <w:rFonts w:ascii="Times New Roman" w:hAnsi="Times New Roman"/>
      <w:i/>
      <w:sz w:val="26"/>
      <w:szCs w:val="26"/>
      <w:lang w:val="nl-NL"/>
    </w:rPr>
  </w:style>
  <w:style w:type="character" w:customStyle="1" w:styleId="4Char">
    <w:name w:val="4 Char"/>
    <w:basedOn w:val="DefaultParagraphFont"/>
    <w:link w:val="4"/>
    <w:rsid w:val="00D27A98"/>
    <w:rPr>
      <w:rFonts w:ascii="Times New Roman" w:hAnsi="Times New Roman"/>
      <w:b/>
      <w:bCs/>
      <w:sz w:val="26"/>
      <w:szCs w:val="26"/>
      <w:lang w:val="vi-VN"/>
    </w:rPr>
  </w:style>
  <w:style w:type="paragraph" w:customStyle="1" w:styleId="11">
    <w:name w:val="11"/>
    <w:basedOn w:val="1"/>
    <w:link w:val="11Char"/>
    <w:qFormat/>
    <w:rsid w:val="001940A3"/>
    <w:pPr>
      <w:numPr>
        <w:numId w:val="0"/>
      </w:numPr>
    </w:pPr>
  </w:style>
  <w:style w:type="character" w:customStyle="1" w:styleId="5Char">
    <w:name w:val="5 Char"/>
    <w:basedOn w:val="DefaultParagraphFont"/>
    <w:link w:val="5"/>
    <w:rsid w:val="00775FA8"/>
    <w:rPr>
      <w:rFonts w:ascii="Times New Roman" w:hAnsi="Times New Roman"/>
      <w:i/>
      <w:sz w:val="26"/>
      <w:szCs w:val="26"/>
      <w:lang w:val="nl-NL"/>
    </w:rPr>
  </w:style>
  <w:style w:type="character" w:customStyle="1" w:styleId="11Char">
    <w:name w:val="11 Char"/>
    <w:basedOn w:val="1Char"/>
    <w:link w:val="11"/>
    <w:rsid w:val="001940A3"/>
    <w:rPr>
      <w:rFonts w:ascii="Times New Roman" w:hAnsi="Times New Roman"/>
      <w:b/>
      <w:sz w:val="28"/>
      <w:szCs w:val="26"/>
      <w:lang w:val="nl-NL"/>
    </w:rPr>
  </w:style>
  <w:style w:type="character" w:customStyle="1" w:styleId="Heading2Char">
    <w:name w:val="Heading 2 Char"/>
    <w:basedOn w:val="DefaultParagraphFont"/>
    <w:link w:val="Heading2"/>
    <w:uiPriority w:val="9"/>
    <w:semiHidden/>
    <w:rsid w:val="000D0983"/>
    <w:rPr>
      <w:rFonts w:ascii="Calibri Light" w:eastAsia="Times New Roman" w:hAnsi="Calibri Light" w:cs="Times New Roman"/>
      <w:color w:val="2E74B5"/>
      <w:sz w:val="26"/>
      <w:szCs w:val="26"/>
    </w:rPr>
  </w:style>
  <w:style w:type="character" w:customStyle="1" w:styleId="Heading3Char">
    <w:name w:val="Heading 3 Char"/>
    <w:basedOn w:val="DefaultParagraphFont"/>
    <w:link w:val="Heading3"/>
    <w:uiPriority w:val="9"/>
    <w:semiHidden/>
    <w:rsid w:val="000D0983"/>
    <w:rPr>
      <w:rFonts w:ascii="Calibri Light" w:eastAsia="Times New Roman" w:hAnsi="Calibri Light" w:cs="Times New Roman"/>
      <w:color w:val="1F4D78"/>
      <w:sz w:val="24"/>
      <w:szCs w:val="24"/>
    </w:rPr>
  </w:style>
  <w:style w:type="paragraph" w:styleId="TOC1">
    <w:name w:val="toc 1"/>
    <w:basedOn w:val="Normal"/>
    <w:next w:val="Normal"/>
    <w:autoRedefine/>
    <w:uiPriority w:val="39"/>
    <w:unhideWhenUsed/>
    <w:rsid w:val="008F0299"/>
    <w:pPr>
      <w:tabs>
        <w:tab w:val="right" w:leader="dot" w:pos="9062"/>
      </w:tabs>
      <w:spacing w:line="360" w:lineRule="auto"/>
      <w:jc w:val="both"/>
    </w:pPr>
    <w:rPr>
      <w:rFonts w:ascii="Times New Roman" w:hAnsi="Times New Roman"/>
      <w:b/>
      <w:noProof/>
      <w:sz w:val="26"/>
      <w:szCs w:val="26"/>
    </w:rPr>
  </w:style>
  <w:style w:type="paragraph" w:styleId="TOC2">
    <w:name w:val="toc 2"/>
    <w:basedOn w:val="Normal"/>
    <w:next w:val="Normal"/>
    <w:autoRedefine/>
    <w:uiPriority w:val="39"/>
    <w:unhideWhenUsed/>
    <w:rsid w:val="000928BC"/>
    <w:pPr>
      <w:tabs>
        <w:tab w:val="right" w:leader="dot" w:pos="9072"/>
      </w:tabs>
      <w:spacing w:after="100"/>
      <w:ind w:left="220"/>
    </w:pPr>
    <w:rPr>
      <w:rFonts w:ascii="Times New Roman" w:hAnsi="Times New Roman"/>
      <w:noProof/>
      <w:sz w:val="26"/>
      <w:szCs w:val="26"/>
    </w:rPr>
  </w:style>
  <w:style w:type="paragraph" w:styleId="TOC3">
    <w:name w:val="toc 3"/>
    <w:basedOn w:val="Normal"/>
    <w:next w:val="Normal"/>
    <w:autoRedefine/>
    <w:uiPriority w:val="39"/>
    <w:unhideWhenUsed/>
    <w:rsid w:val="001D6C25"/>
    <w:pPr>
      <w:tabs>
        <w:tab w:val="right" w:leader="dot" w:pos="9062"/>
      </w:tabs>
      <w:spacing w:after="100"/>
      <w:ind w:left="440"/>
    </w:pPr>
    <w:rPr>
      <w:rFonts w:ascii="Times New Roman" w:hAnsi="Times New Roman"/>
      <w:i/>
      <w:noProof/>
      <w:sz w:val="26"/>
      <w:szCs w:val="26"/>
    </w:rPr>
  </w:style>
  <w:style w:type="paragraph" w:styleId="TOC4">
    <w:name w:val="toc 4"/>
    <w:basedOn w:val="Normal"/>
    <w:next w:val="Normal"/>
    <w:autoRedefine/>
    <w:uiPriority w:val="39"/>
    <w:unhideWhenUsed/>
    <w:rsid w:val="00C543BB"/>
    <w:pPr>
      <w:tabs>
        <w:tab w:val="right" w:leader="dot" w:pos="8778"/>
      </w:tabs>
      <w:spacing w:after="100"/>
    </w:pPr>
    <w:rPr>
      <w:rFonts w:ascii="Times New Roman" w:hAnsi="Times New Roman"/>
      <w:noProof/>
      <w:sz w:val="26"/>
      <w:szCs w:val="26"/>
    </w:rPr>
  </w:style>
  <w:style w:type="paragraph" w:styleId="TOC5">
    <w:name w:val="toc 5"/>
    <w:basedOn w:val="Normal"/>
    <w:next w:val="Normal"/>
    <w:autoRedefine/>
    <w:uiPriority w:val="39"/>
    <w:unhideWhenUsed/>
    <w:rsid w:val="00617BA0"/>
    <w:pPr>
      <w:tabs>
        <w:tab w:val="left" w:pos="1260"/>
        <w:tab w:val="right" w:leader="dot" w:pos="9062"/>
      </w:tabs>
      <w:spacing w:after="100"/>
    </w:pPr>
  </w:style>
  <w:style w:type="paragraph" w:styleId="NoSpacing">
    <w:name w:val="No Spacing"/>
    <w:uiPriority w:val="1"/>
    <w:qFormat/>
    <w:rsid w:val="00CE7DEB"/>
    <w:rPr>
      <w:sz w:val="22"/>
      <w:szCs w:val="22"/>
    </w:rPr>
  </w:style>
  <w:style w:type="table" w:styleId="TableGrid">
    <w:name w:val="Table Grid"/>
    <w:basedOn w:val="TableNormal"/>
    <w:uiPriority w:val="39"/>
    <w:rsid w:val="00FC1C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B2174"/>
    <w:rPr>
      <w:rFonts w:asciiTheme="minorHAnsi" w:eastAsiaTheme="minorHAnsi" w:hAnsiTheme="minorHAnsi" w:cstheme="minorBidi"/>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6">
    <w:name w:val="toc 6"/>
    <w:basedOn w:val="Normal"/>
    <w:next w:val="Normal"/>
    <w:autoRedefine/>
    <w:uiPriority w:val="39"/>
    <w:unhideWhenUsed/>
    <w:rsid w:val="00DC095B"/>
    <w:pPr>
      <w:spacing w:after="100" w:line="276" w:lineRule="auto"/>
      <w:ind w:left="1100"/>
    </w:pPr>
    <w:rPr>
      <w:rFonts w:asciiTheme="minorHAnsi" w:eastAsiaTheme="minorEastAsia" w:hAnsiTheme="minorHAnsi" w:cstheme="minorBidi"/>
      <w:lang w:val="vi-VN" w:eastAsia="vi-VN"/>
    </w:rPr>
  </w:style>
  <w:style w:type="paragraph" w:styleId="TOC7">
    <w:name w:val="toc 7"/>
    <w:basedOn w:val="Normal"/>
    <w:next w:val="Normal"/>
    <w:autoRedefine/>
    <w:uiPriority w:val="39"/>
    <w:unhideWhenUsed/>
    <w:rsid w:val="00DC095B"/>
    <w:pPr>
      <w:spacing w:after="100" w:line="276" w:lineRule="auto"/>
      <w:ind w:left="1320"/>
    </w:pPr>
    <w:rPr>
      <w:rFonts w:asciiTheme="minorHAnsi" w:eastAsiaTheme="minorEastAsia" w:hAnsiTheme="minorHAnsi" w:cstheme="minorBidi"/>
      <w:lang w:val="vi-VN" w:eastAsia="vi-VN"/>
    </w:rPr>
  </w:style>
  <w:style w:type="paragraph" w:styleId="TOC8">
    <w:name w:val="toc 8"/>
    <w:basedOn w:val="Normal"/>
    <w:next w:val="Normal"/>
    <w:autoRedefine/>
    <w:uiPriority w:val="39"/>
    <w:unhideWhenUsed/>
    <w:rsid w:val="00DC095B"/>
    <w:pPr>
      <w:spacing w:after="100" w:line="276" w:lineRule="auto"/>
      <w:ind w:left="1540"/>
    </w:pPr>
    <w:rPr>
      <w:rFonts w:asciiTheme="minorHAnsi" w:eastAsiaTheme="minorEastAsia" w:hAnsiTheme="minorHAnsi" w:cstheme="minorBidi"/>
      <w:lang w:val="vi-VN" w:eastAsia="vi-VN"/>
    </w:rPr>
  </w:style>
  <w:style w:type="paragraph" w:styleId="TOC9">
    <w:name w:val="toc 9"/>
    <w:basedOn w:val="Normal"/>
    <w:next w:val="Normal"/>
    <w:autoRedefine/>
    <w:uiPriority w:val="39"/>
    <w:unhideWhenUsed/>
    <w:rsid w:val="00DC095B"/>
    <w:pPr>
      <w:spacing w:after="100" w:line="276" w:lineRule="auto"/>
      <w:ind w:left="1760"/>
    </w:pPr>
    <w:rPr>
      <w:rFonts w:asciiTheme="minorHAnsi" w:eastAsiaTheme="minorEastAsia" w:hAnsiTheme="minorHAnsi" w:cstheme="minorBidi"/>
      <w:lang w:val="vi-VN" w:eastAsia="vi-VN"/>
    </w:rPr>
  </w:style>
  <w:style w:type="paragraph" w:customStyle="1" w:styleId="ChuThuong">
    <w:name w:val="ChuThuong"/>
    <w:basedOn w:val="Normal"/>
    <w:link w:val="ChuThuongChar"/>
    <w:qFormat/>
    <w:rsid w:val="00F8006A"/>
    <w:pPr>
      <w:spacing w:line="360" w:lineRule="auto"/>
      <w:ind w:firstLine="576"/>
      <w:jc w:val="both"/>
    </w:pPr>
    <w:rPr>
      <w:rFonts w:ascii="Times New Roman" w:hAnsi="Times New Roman"/>
      <w:bCs/>
      <w:sz w:val="26"/>
      <w:szCs w:val="26"/>
      <w:lang w:val="nl-NL"/>
    </w:rPr>
  </w:style>
  <w:style w:type="paragraph" w:customStyle="1" w:styleId="Chubang">
    <w:name w:val="Chubang"/>
    <w:basedOn w:val="ChuThuong"/>
    <w:link w:val="ChubangChar"/>
    <w:qFormat/>
    <w:rsid w:val="004361D5"/>
    <w:pPr>
      <w:ind w:firstLine="0"/>
    </w:pPr>
  </w:style>
  <w:style w:type="character" w:customStyle="1" w:styleId="ChuThuongChar">
    <w:name w:val="ChuThuong Char"/>
    <w:basedOn w:val="DefaultParagraphFont"/>
    <w:link w:val="ChuThuong"/>
    <w:rsid w:val="00F8006A"/>
    <w:rPr>
      <w:rFonts w:ascii="Times New Roman" w:hAnsi="Times New Roman"/>
      <w:bCs/>
      <w:sz w:val="26"/>
      <w:szCs w:val="26"/>
      <w:lang w:val="nl-NL"/>
    </w:rPr>
  </w:style>
  <w:style w:type="character" w:customStyle="1" w:styleId="ChubangChar">
    <w:name w:val="Chubang Char"/>
    <w:basedOn w:val="ChuThuongChar"/>
    <w:link w:val="Chubang"/>
    <w:rsid w:val="004361D5"/>
    <w:rPr>
      <w:rFonts w:ascii="Times New Roman" w:hAnsi="Times New Roman"/>
      <w:bCs/>
      <w:sz w:val="26"/>
      <w:szCs w:val="26"/>
      <w:lang w:val="nl-NL"/>
    </w:rPr>
  </w:style>
  <w:style w:type="paragraph" w:customStyle="1" w:styleId="hinhdemo">
    <w:name w:val="hinhdemo"/>
    <w:basedOn w:val="4"/>
    <w:next w:val="4"/>
    <w:link w:val="hinhdemoChar"/>
    <w:qFormat/>
    <w:rsid w:val="0084231A"/>
  </w:style>
  <w:style w:type="character" w:customStyle="1" w:styleId="hinhdemoChar">
    <w:name w:val="hinhdemo Char"/>
    <w:basedOn w:val="4Char"/>
    <w:link w:val="hinhdemo"/>
    <w:rsid w:val="0084231A"/>
    <w:rPr>
      <w:rFonts w:ascii="Times New Roman" w:hAnsi="Times New Roman"/>
      <w:b/>
      <w:bCs/>
      <w:sz w:val="26"/>
      <w:szCs w:val="26"/>
      <w:lang w:val="nl-NL"/>
    </w:rPr>
  </w:style>
  <w:style w:type="character" w:styleId="Strong">
    <w:name w:val="Strong"/>
    <w:basedOn w:val="DefaultParagraphFont"/>
    <w:uiPriority w:val="22"/>
    <w:qFormat/>
    <w:rsid w:val="001D2A5C"/>
    <w:rPr>
      <w:b/>
      <w:bCs/>
    </w:rPr>
  </w:style>
  <w:style w:type="paragraph" w:customStyle="1" w:styleId="1111">
    <w:name w:val="1.1.1.1"/>
    <w:link w:val="1111Char"/>
    <w:autoRedefine/>
    <w:qFormat/>
    <w:rsid w:val="00F8006A"/>
    <w:pPr>
      <w:numPr>
        <w:ilvl w:val="3"/>
        <w:numId w:val="18"/>
      </w:numPr>
      <w:spacing w:before="120" w:after="120" w:line="360" w:lineRule="auto"/>
    </w:pPr>
    <w:rPr>
      <w:rFonts w:ascii="Times New Roman" w:hAnsi="Times New Roman"/>
      <w:b/>
      <w:i/>
      <w:sz w:val="26"/>
      <w:szCs w:val="26"/>
      <w:lang w:val="nl-NL"/>
    </w:rPr>
  </w:style>
  <w:style w:type="character" w:customStyle="1" w:styleId="1111Char">
    <w:name w:val="1.1.1.1 Char"/>
    <w:basedOn w:val="3Char"/>
    <w:link w:val="1111"/>
    <w:rsid w:val="00F8006A"/>
    <w:rPr>
      <w:rFonts w:ascii="Times New Roman" w:hAnsi="Times New Roman"/>
      <w:b/>
      <w:i/>
      <w:sz w:val="26"/>
      <w:szCs w:val="26"/>
      <w:lang w:val="nl-NL"/>
    </w:rPr>
  </w:style>
  <w:style w:type="table" w:customStyle="1" w:styleId="TableGrid2">
    <w:name w:val="Table Grid2"/>
    <w:basedOn w:val="TableNormal"/>
    <w:next w:val="TableGrid"/>
    <w:uiPriority w:val="39"/>
    <w:rsid w:val="00775FA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754854"/>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4Char">
    <w:name w:val="Heading 4 Char"/>
    <w:basedOn w:val="DefaultParagraphFont"/>
    <w:link w:val="Heading4"/>
    <w:uiPriority w:val="9"/>
    <w:semiHidden/>
    <w:rsid w:val="001571C5"/>
    <w:rPr>
      <w:rFonts w:asciiTheme="majorHAnsi" w:eastAsiaTheme="majorEastAsia" w:hAnsiTheme="majorHAnsi" w:cstheme="majorBidi"/>
      <w:i/>
      <w:iCs/>
      <w:color w:val="2E74B5" w:themeColor="accent1" w:themeShade="BF"/>
      <w:sz w:val="22"/>
      <w:szCs w:val="22"/>
    </w:rPr>
  </w:style>
  <w:style w:type="paragraph" w:styleId="Revision">
    <w:name w:val="Revision"/>
    <w:hidden/>
    <w:uiPriority w:val="99"/>
    <w:semiHidden/>
    <w:rsid w:val="001571C5"/>
    <w:pPr>
      <w:spacing w:line="240" w:lineRule="auto"/>
    </w:pPr>
    <w:rPr>
      <w:sz w:val="22"/>
      <w:szCs w:val="22"/>
    </w:rPr>
  </w:style>
  <w:style w:type="character" w:styleId="CommentReference">
    <w:name w:val="annotation reference"/>
    <w:basedOn w:val="DefaultParagraphFont"/>
    <w:uiPriority w:val="99"/>
    <w:semiHidden/>
    <w:unhideWhenUsed/>
    <w:rsid w:val="00D27A98"/>
    <w:rPr>
      <w:sz w:val="16"/>
      <w:szCs w:val="16"/>
    </w:rPr>
  </w:style>
  <w:style w:type="paragraph" w:styleId="CommentText">
    <w:name w:val="annotation text"/>
    <w:basedOn w:val="Normal"/>
    <w:link w:val="CommentTextChar"/>
    <w:uiPriority w:val="99"/>
    <w:semiHidden/>
    <w:unhideWhenUsed/>
    <w:rsid w:val="00D27A98"/>
    <w:pPr>
      <w:spacing w:line="240" w:lineRule="auto"/>
    </w:pPr>
    <w:rPr>
      <w:sz w:val="20"/>
      <w:szCs w:val="20"/>
    </w:rPr>
  </w:style>
  <w:style w:type="character" w:customStyle="1" w:styleId="CommentTextChar">
    <w:name w:val="Comment Text Char"/>
    <w:basedOn w:val="DefaultParagraphFont"/>
    <w:link w:val="CommentText"/>
    <w:uiPriority w:val="99"/>
    <w:semiHidden/>
    <w:rsid w:val="00D27A98"/>
  </w:style>
  <w:style w:type="paragraph" w:styleId="CommentSubject">
    <w:name w:val="annotation subject"/>
    <w:basedOn w:val="CommentText"/>
    <w:next w:val="CommentText"/>
    <w:link w:val="CommentSubjectChar"/>
    <w:uiPriority w:val="99"/>
    <w:semiHidden/>
    <w:unhideWhenUsed/>
    <w:rsid w:val="00D27A98"/>
    <w:rPr>
      <w:b/>
      <w:bCs/>
    </w:rPr>
  </w:style>
  <w:style w:type="character" w:customStyle="1" w:styleId="CommentSubjectChar">
    <w:name w:val="Comment Subject Char"/>
    <w:basedOn w:val="CommentTextChar"/>
    <w:link w:val="CommentSubject"/>
    <w:uiPriority w:val="99"/>
    <w:semiHidden/>
    <w:rsid w:val="00D27A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73607">
      <w:bodyDiv w:val="1"/>
      <w:marLeft w:val="0"/>
      <w:marRight w:val="0"/>
      <w:marTop w:val="0"/>
      <w:marBottom w:val="0"/>
      <w:divBdr>
        <w:top w:val="none" w:sz="0" w:space="0" w:color="auto"/>
        <w:left w:val="none" w:sz="0" w:space="0" w:color="auto"/>
        <w:bottom w:val="none" w:sz="0" w:space="0" w:color="auto"/>
        <w:right w:val="none" w:sz="0" w:space="0" w:color="auto"/>
      </w:divBdr>
    </w:div>
    <w:div w:id="764574116">
      <w:bodyDiv w:val="1"/>
      <w:marLeft w:val="0"/>
      <w:marRight w:val="0"/>
      <w:marTop w:val="0"/>
      <w:marBottom w:val="0"/>
      <w:divBdr>
        <w:top w:val="none" w:sz="0" w:space="0" w:color="auto"/>
        <w:left w:val="none" w:sz="0" w:space="0" w:color="auto"/>
        <w:bottom w:val="none" w:sz="0" w:space="0" w:color="auto"/>
        <w:right w:val="none" w:sz="0" w:space="0" w:color="auto"/>
      </w:divBdr>
    </w:div>
    <w:div w:id="1261257342">
      <w:bodyDiv w:val="1"/>
      <w:marLeft w:val="0"/>
      <w:marRight w:val="0"/>
      <w:marTop w:val="0"/>
      <w:marBottom w:val="0"/>
      <w:divBdr>
        <w:top w:val="none" w:sz="0" w:space="0" w:color="auto"/>
        <w:left w:val="none" w:sz="0" w:space="0" w:color="auto"/>
        <w:bottom w:val="none" w:sz="0" w:space="0" w:color="auto"/>
        <w:right w:val="none" w:sz="0" w:space="0" w:color="auto"/>
      </w:divBdr>
    </w:div>
    <w:div w:id="1343556348">
      <w:bodyDiv w:val="1"/>
      <w:marLeft w:val="0"/>
      <w:marRight w:val="0"/>
      <w:marTop w:val="0"/>
      <w:marBottom w:val="0"/>
      <w:divBdr>
        <w:top w:val="none" w:sz="0" w:space="0" w:color="auto"/>
        <w:left w:val="none" w:sz="0" w:space="0" w:color="auto"/>
        <w:bottom w:val="none" w:sz="0" w:space="0" w:color="auto"/>
        <w:right w:val="none" w:sz="0" w:space="0" w:color="auto"/>
      </w:divBdr>
      <w:divsChild>
        <w:div w:id="234517200">
          <w:marLeft w:val="0"/>
          <w:marRight w:val="0"/>
          <w:marTop w:val="0"/>
          <w:marBottom w:val="0"/>
          <w:divBdr>
            <w:top w:val="none" w:sz="0" w:space="0" w:color="auto"/>
            <w:left w:val="none" w:sz="0" w:space="0" w:color="auto"/>
            <w:bottom w:val="none" w:sz="0" w:space="0" w:color="auto"/>
            <w:right w:val="none" w:sz="0" w:space="0" w:color="auto"/>
          </w:divBdr>
        </w:div>
      </w:divsChild>
    </w:div>
    <w:div w:id="1475757468">
      <w:bodyDiv w:val="1"/>
      <w:marLeft w:val="0"/>
      <w:marRight w:val="0"/>
      <w:marTop w:val="0"/>
      <w:marBottom w:val="0"/>
      <w:divBdr>
        <w:top w:val="none" w:sz="0" w:space="0" w:color="auto"/>
        <w:left w:val="none" w:sz="0" w:space="0" w:color="auto"/>
        <w:bottom w:val="none" w:sz="0" w:space="0" w:color="auto"/>
        <w:right w:val="none" w:sz="0" w:space="0" w:color="auto"/>
      </w:divBdr>
    </w:div>
    <w:div w:id="1582250243">
      <w:bodyDiv w:val="1"/>
      <w:marLeft w:val="0"/>
      <w:marRight w:val="0"/>
      <w:marTop w:val="0"/>
      <w:marBottom w:val="0"/>
      <w:divBdr>
        <w:top w:val="none" w:sz="0" w:space="0" w:color="auto"/>
        <w:left w:val="none" w:sz="0" w:space="0" w:color="auto"/>
        <w:bottom w:val="none" w:sz="0" w:space="0" w:color="auto"/>
        <w:right w:val="none" w:sz="0" w:space="0" w:color="auto"/>
      </w:divBdr>
      <w:divsChild>
        <w:div w:id="920791462">
          <w:marLeft w:val="0"/>
          <w:marRight w:val="0"/>
          <w:marTop w:val="0"/>
          <w:marBottom w:val="0"/>
          <w:divBdr>
            <w:top w:val="none" w:sz="0" w:space="0" w:color="auto"/>
            <w:left w:val="none" w:sz="0" w:space="0" w:color="auto"/>
            <w:bottom w:val="none" w:sz="0" w:space="0" w:color="auto"/>
            <w:right w:val="none" w:sz="0" w:space="0" w:color="auto"/>
          </w:divBdr>
        </w:div>
      </w:divsChild>
    </w:div>
    <w:div w:id="1584610227">
      <w:bodyDiv w:val="1"/>
      <w:marLeft w:val="0"/>
      <w:marRight w:val="0"/>
      <w:marTop w:val="0"/>
      <w:marBottom w:val="0"/>
      <w:divBdr>
        <w:top w:val="none" w:sz="0" w:space="0" w:color="auto"/>
        <w:left w:val="none" w:sz="0" w:space="0" w:color="auto"/>
        <w:bottom w:val="none" w:sz="0" w:space="0" w:color="auto"/>
        <w:right w:val="none" w:sz="0" w:space="0" w:color="auto"/>
      </w:divBdr>
      <w:divsChild>
        <w:div w:id="963584098">
          <w:marLeft w:val="0"/>
          <w:marRight w:val="0"/>
          <w:marTop w:val="0"/>
          <w:marBottom w:val="0"/>
          <w:divBdr>
            <w:top w:val="none" w:sz="0" w:space="0" w:color="auto"/>
            <w:left w:val="none" w:sz="0" w:space="0" w:color="auto"/>
            <w:bottom w:val="none" w:sz="0" w:space="0" w:color="auto"/>
            <w:right w:val="none" w:sz="0" w:space="0" w:color="auto"/>
          </w:divBdr>
        </w:div>
      </w:divsChild>
    </w:div>
    <w:div w:id="1653875202">
      <w:bodyDiv w:val="1"/>
      <w:marLeft w:val="0"/>
      <w:marRight w:val="0"/>
      <w:marTop w:val="0"/>
      <w:marBottom w:val="0"/>
      <w:divBdr>
        <w:top w:val="none" w:sz="0" w:space="0" w:color="auto"/>
        <w:left w:val="none" w:sz="0" w:space="0" w:color="auto"/>
        <w:bottom w:val="none" w:sz="0" w:space="0" w:color="auto"/>
        <w:right w:val="none" w:sz="0" w:space="0" w:color="auto"/>
      </w:divBdr>
    </w:div>
    <w:div w:id="1712680971">
      <w:bodyDiv w:val="1"/>
      <w:marLeft w:val="0"/>
      <w:marRight w:val="0"/>
      <w:marTop w:val="0"/>
      <w:marBottom w:val="0"/>
      <w:divBdr>
        <w:top w:val="none" w:sz="0" w:space="0" w:color="auto"/>
        <w:left w:val="none" w:sz="0" w:space="0" w:color="auto"/>
        <w:bottom w:val="none" w:sz="0" w:space="0" w:color="auto"/>
        <w:right w:val="none" w:sz="0" w:space="0" w:color="auto"/>
      </w:divBdr>
      <w:divsChild>
        <w:div w:id="1631476922">
          <w:marLeft w:val="0"/>
          <w:marRight w:val="0"/>
          <w:marTop w:val="0"/>
          <w:marBottom w:val="0"/>
          <w:divBdr>
            <w:top w:val="none" w:sz="0" w:space="0" w:color="auto"/>
            <w:left w:val="none" w:sz="0" w:space="0" w:color="auto"/>
            <w:bottom w:val="none" w:sz="0" w:space="0" w:color="auto"/>
            <w:right w:val="none" w:sz="0" w:space="0" w:color="auto"/>
          </w:divBdr>
        </w:div>
      </w:divsChild>
    </w:div>
    <w:div w:id="1725523052">
      <w:bodyDiv w:val="1"/>
      <w:marLeft w:val="0"/>
      <w:marRight w:val="0"/>
      <w:marTop w:val="0"/>
      <w:marBottom w:val="0"/>
      <w:divBdr>
        <w:top w:val="none" w:sz="0" w:space="0" w:color="auto"/>
        <w:left w:val="none" w:sz="0" w:space="0" w:color="auto"/>
        <w:bottom w:val="none" w:sz="0" w:space="0" w:color="auto"/>
        <w:right w:val="none" w:sz="0" w:space="0" w:color="auto"/>
      </w:divBdr>
    </w:div>
    <w:div w:id="1806197204">
      <w:bodyDiv w:val="1"/>
      <w:marLeft w:val="0"/>
      <w:marRight w:val="0"/>
      <w:marTop w:val="0"/>
      <w:marBottom w:val="0"/>
      <w:divBdr>
        <w:top w:val="none" w:sz="0" w:space="0" w:color="auto"/>
        <w:left w:val="none" w:sz="0" w:space="0" w:color="auto"/>
        <w:bottom w:val="none" w:sz="0" w:space="0" w:color="auto"/>
        <w:right w:val="none" w:sz="0" w:space="0" w:color="auto"/>
      </w:divBdr>
    </w:div>
    <w:div w:id="1870291058">
      <w:bodyDiv w:val="1"/>
      <w:marLeft w:val="0"/>
      <w:marRight w:val="0"/>
      <w:marTop w:val="0"/>
      <w:marBottom w:val="0"/>
      <w:divBdr>
        <w:top w:val="none" w:sz="0" w:space="0" w:color="auto"/>
        <w:left w:val="none" w:sz="0" w:space="0" w:color="auto"/>
        <w:bottom w:val="none" w:sz="0" w:space="0" w:color="auto"/>
        <w:right w:val="none" w:sz="0" w:space="0" w:color="auto"/>
      </w:divBdr>
      <w:divsChild>
        <w:div w:id="199586403">
          <w:marLeft w:val="0"/>
          <w:marRight w:val="0"/>
          <w:marTop w:val="0"/>
          <w:marBottom w:val="0"/>
          <w:divBdr>
            <w:top w:val="none" w:sz="0" w:space="0" w:color="auto"/>
            <w:left w:val="none" w:sz="0" w:space="0" w:color="auto"/>
            <w:bottom w:val="none" w:sz="0" w:space="0" w:color="auto"/>
            <w:right w:val="none" w:sz="0" w:space="0" w:color="auto"/>
          </w:divBdr>
        </w:div>
      </w:divsChild>
    </w:div>
    <w:div w:id="1976787889">
      <w:bodyDiv w:val="1"/>
      <w:marLeft w:val="0"/>
      <w:marRight w:val="0"/>
      <w:marTop w:val="0"/>
      <w:marBottom w:val="0"/>
      <w:divBdr>
        <w:top w:val="none" w:sz="0" w:space="0" w:color="auto"/>
        <w:left w:val="none" w:sz="0" w:space="0" w:color="auto"/>
        <w:bottom w:val="none" w:sz="0" w:space="0" w:color="auto"/>
        <w:right w:val="none" w:sz="0" w:space="0" w:color="auto"/>
      </w:divBdr>
    </w:div>
    <w:div w:id="1996759940">
      <w:bodyDiv w:val="1"/>
      <w:marLeft w:val="0"/>
      <w:marRight w:val="0"/>
      <w:marTop w:val="0"/>
      <w:marBottom w:val="0"/>
      <w:divBdr>
        <w:top w:val="none" w:sz="0" w:space="0" w:color="auto"/>
        <w:left w:val="none" w:sz="0" w:space="0" w:color="auto"/>
        <w:bottom w:val="none" w:sz="0" w:space="0" w:color="auto"/>
        <w:right w:val="none" w:sz="0" w:space="0" w:color="auto"/>
      </w:divBdr>
      <w:divsChild>
        <w:div w:id="1807432174">
          <w:marLeft w:val="0"/>
          <w:marRight w:val="0"/>
          <w:marTop w:val="0"/>
          <w:marBottom w:val="0"/>
          <w:divBdr>
            <w:top w:val="none" w:sz="0" w:space="0" w:color="auto"/>
            <w:left w:val="none" w:sz="0" w:space="0" w:color="auto"/>
            <w:bottom w:val="none" w:sz="0" w:space="0" w:color="auto"/>
            <w:right w:val="none" w:sz="0" w:space="0" w:color="auto"/>
          </w:divBdr>
        </w:div>
      </w:divsChild>
    </w:div>
    <w:div w:id="2090032234">
      <w:bodyDiv w:val="1"/>
      <w:marLeft w:val="0"/>
      <w:marRight w:val="0"/>
      <w:marTop w:val="0"/>
      <w:marBottom w:val="0"/>
      <w:divBdr>
        <w:top w:val="none" w:sz="0" w:space="0" w:color="auto"/>
        <w:left w:val="none" w:sz="0" w:space="0" w:color="auto"/>
        <w:bottom w:val="none" w:sz="0" w:space="0" w:color="auto"/>
        <w:right w:val="none" w:sz="0" w:space="0" w:color="auto"/>
      </w:divBdr>
      <w:divsChild>
        <w:div w:id="19310411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1B0D7-3D94-44FB-BE49-4904FA8395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18</Pages>
  <Words>1023</Words>
  <Characters>5835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dc:creator>
  <cp:lastModifiedBy>Quang Minh Le</cp:lastModifiedBy>
  <cp:revision>24</cp:revision>
  <cp:lastPrinted>2014-10-23T13:46:00Z</cp:lastPrinted>
  <dcterms:created xsi:type="dcterms:W3CDTF">2018-12-27T13:17:00Z</dcterms:created>
  <dcterms:modified xsi:type="dcterms:W3CDTF">2026-01-15T16:36:00Z</dcterms:modified>
</cp:coreProperties>
</file>